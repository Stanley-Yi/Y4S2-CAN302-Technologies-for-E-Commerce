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753C4" w14:textId="757B787C" w:rsidR="00360A35" w:rsidRPr="00136659" w:rsidRDefault="00C21B86" w:rsidP="00360A35">
      <w:pPr>
        <w:jc w:val="center"/>
        <w:rPr>
          <w:b/>
          <w:bCs/>
          <w:sz w:val="24"/>
          <w:szCs w:val="24"/>
        </w:rPr>
      </w:pPr>
      <w:bookmarkStart w:id="0" w:name="OLE_LINK43"/>
      <w:r w:rsidRPr="00136659">
        <w:rPr>
          <w:b/>
          <w:bCs/>
          <w:sz w:val="24"/>
          <w:szCs w:val="24"/>
        </w:rPr>
        <w:t xml:space="preserve">Wonderland </w:t>
      </w:r>
      <w:bookmarkStart w:id="1" w:name="OLE_LINK11"/>
      <w:r w:rsidR="00D447AF" w:rsidRPr="00136659">
        <w:rPr>
          <w:b/>
          <w:bCs/>
          <w:sz w:val="24"/>
          <w:szCs w:val="24"/>
        </w:rPr>
        <w:t>O</w:t>
      </w:r>
      <w:r w:rsidRPr="00136659">
        <w:rPr>
          <w:b/>
          <w:bCs/>
          <w:sz w:val="24"/>
          <w:szCs w:val="24"/>
        </w:rPr>
        <w:t xml:space="preserve">versea </w:t>
      </w:r>
      <w:r w:rsidR="00397DC8" w:rsidRPr="00136659">
        <w:rPr>
          <w:b/>
          <w:bCs/>
          <w:sz w:val="24"/>
          <w:szCs w:val="24"/>
        </w:rPr>
        <w:t>E</w:t>
      </w:r>
      <w:r w:rsidRPr="00136659">
        <w:rPr>
          <w:b/>
          <w:bCs/>
          <w:sz w:val="24"/>
          <w:szCs w:val="24"/>
        </w:rPr>
        <w:t xml:space="preserve">ducation </w:t>
      </w:r>
      <w:r w:rsidR="00397DC8" w:rsidRPr="00136659">
        <w:rPr>
          <w:b/>
          <w:bCs/>
          <w:sz w:val="24"/>
          <w:szCs w:val="24"/>
        </w:rPr>
        <w:t>S</w:t>
      </w:r>
      <w:r w:rsidRPr="00136659">
        <w:rPr>
          <w:b/>
          <w:bCs/>
          <w:sz w:val="24"/>
          <w:szCs w:val="24"/>
        </w:rPr>
        <w:t xml:space="preserve">ervice </w:t>
      </w:r>
      <w:bookmarkEnd w:id="1"/>
      <w:r w:rsidR="004E5C3A">
        <w:rPr>
          <w:rFonts w:hint="eastAsia"/>
          <w:b/>
          <w:bCs/>
          <w:sz w:val="24"/>
          <w:szCs w:val="24"/>
        </w:rPr>
        <w:t>We</w:t>
      </w:r>
      <w:r w:rsidR="004E5C3A">
        <w:rPr>
          <w:b/>
          <w:bCs/>
          <w:sz w:val="24"/>
          <w:szCs w:val="24"/>
        </w:rPr>
        <w:t>bpage</w:t>
      </w:r>
    </w:p>
    <w:bookmarkEnd w:id="0"/>
    <w:p w14:paraId="18CFC1FB" w14:textId="75518B41" w:rsidR="00360A35" w:rsidRDefault="00360A35" w:rsidP="00360A35">
      <w:pPr>
        <w:rPr>
          <w:b/>
          <w:bCs/>
        </w:rPr>
      </w:pPr>
    </w:p>
    <w:p w14:paraId="5AB43E0D" w14:textId="51D448E4" w:rsidR="00360A35" w:rsidRPr="00F348B6" w:rsidRDefault="00F348B6" w:rsidP="00F348B6">
      <w:pPr>
        <w:rPr>
          <w:b/>
          <w:bCs/>
        </w:rPr>
      </w:pPr>
      <w:r>
        <w:rPr>
          <w:rFonts w:hint="eastAsia"/>
          <w:b/>
          <w:bCs/>
        </w:rPr>
        <w:t>1.</w:t>
      </w:r>
      <w:r>
        <w:rPr>
          <w:b/>
          <w:bCs/>
        </w:rPr>
        <w:t xml:space="preserve"> </w:t>
      </w:r>
      <w:r w:rsidR="00360A35" w:rsidRPr="00F348B6">
        <w:rPr>
          <w:b/>
          <w:bCs/>
        </w:rPr>
        <w:t>Business and Market Requirements</w:t>
      </w:r>
    </w:p>
    <w:p w14:paraId="2D0F6CC3" w14:textId="77777777" w:rsidR="009E5C1D" w:rsidRPr="009E5C1D" w:rsidRDefault="009E5C1D" w:rsidP="009E5C1D">
      <w:pPr>
        <w:rPr>
          <w:b/>
          <w:bCs/>
        </w:rPr>
      </w:pPr>
    </w:p>
    <w:p w14:paraId="031C8DCD" w14:textId="26AACCD1" w:rsidR="009E5C1D" w:rsidRPr="009E5C1D" w:rsidRDefault="009E5C1D" w:rsidP="009E5C1D">
      <w:pPr>
        <w:rPr>
          <w:b/>
          <w:bCs/>
          <w:i/>
          <w:iCs/>
        </w:rPr>
      </w:pPr>
      <w:r w:rsidRPr="009E5C1D">
        <w:rPr>
          <w:rFonts w:hint="eastAsia"/>
          <w:b/>
          <w:bCs/>
          <w:i/>
          <w:iCs/>
        </w:rPr>
        <w:t>1</w:t>
      </w:r>
      <w:r w:rsidRPr="009E5C1D">
        <w:rPr>
          <w:b/>
          <w:bCs/>
          <w:i/>
          <w:iCs/>
        </w:rPr>
        <w:t>.1 Business Requirements</w:t>
      </w:r>
    </w:p>
    <w:p w14:paraId="12106CEF" w14:textId="0D5A367C" w:rsidR="00360A35" w:rsidRPr="00360A35" w:rsidRDefault="00360A35" w:rsidP="00360A35">
      <w:bookmarkStart w:id="2" w:name="OLE_LINK48"/>
      <w:r w:rsidRPr="00360A35">
        <w:t>C</w:t>
      </w:r>
      <w:r w:rsidRPr="00360A35">
        <w:rPr>
          <w:rFonts w:hint="eastAsia"/>
        </w:rPr>
        <w:t>enter</w:t>
      </w:r>
      <w:r w:rsidRPr="00360A35">
        <w:t xml:space="preserve"> for China &amp; Globalization (2022) </w:t>
      </w:r>
      <w:r w:rsidRPr="00360A35">
        <w:rPr>
          <w:rFonts w:hint="eastAsia"/>
        </w:rPr>
        <w:t>shows that from 2013 to 2019, the number of Chinese students studying abroad grew year by year, with fluctuating growth rates. By 2019, the size of China's study abroad population has exceeded 700,000</w:t>
      </w:r>
      <w:r w:rsidRPr="00360A35">
        <w:t>. Although t</w:t>
      </w:r>
      <w:r w:rsidRPr="00360A35">
        <w:rPr>
          <w:rFonts w:hint="eastAsia"/>
        </w:rPr>
        <w:t xml:space="preserve">he number of students studying abroad in 2020-2021 has decreased due to the impression of </w:t>
      </w:r>
      <w:r w:rsidRPr="00360A35">
        <w:t>COVID-19 pandemic,</w:t>
      </w:r>
      <w:r w:rsidRPr="00360A35">
        <w:rPr>
          <w:rFonts w:hint="eastAsia"/>
        </w:rPr>
        <w:t xml:space="preserve"> the market for study abroad continues to expand.</w:t>
      </w:r>
      <w:r w:rsidRPr="00360A35">
        <w:t xml:space="preserve"> </w:t>
      </w:r>
      <w:r w:rsidR="00E61E33" w:rsidRPr="00E61E33">
        <w:t>However, the information of overseas study is deficient, and there is no platform for sharing certain experience.</w:t>
      </w:r>
      <w:r w:rsidR="00E61E33">
        <w:t xml:space="preserve"> Thus, it is always struggleful for students to apply for graduate schools. And they usually resort to third-party consulting institutions, which cost lots of money. </w:t>
      </w:r>
      <w:r w:rsidRPr="00360A35">
        <w:t>This project implement</w:t>
      </w:r>
      <w:r>
        <w:t>s</w:t>
      </w:r>
      <w:r w:rsidRPr="00360A35">
        <w:t xml:space="preserve"> an online </w:t>
      </w:r>
      <w:r w:rsidR="00702089">
        <w:rPr>
          <w:rFonts w:hint="eastAsia"/>
          <w:kern w:val="0"/>
        </w:rPr>
        <w:t>webpage</w:t>
      </w:r>
      <w:r w:rsidRPr="00360A35">
        <w:t xml:space="preserve"> where student</w:t>
      </w:r>
      <w:r w:rsidR="00D62217">
        <w:t>s</w:t>
      </w:r>
      <w:r w:rsidRPr="00360A35">
        <w:t xml:space="preserve"> and</w:t>
      </w:r>
      <w:r w:rsidR="00D62217">
        <w:t xml:space="preserve"> </w:t>
      </w:r>
      <w:r w:rsidRPr="00360A35">
        <w:rPr>
          <w:rFonts w:hint="eastAsia"/>
        </w:rPr>
        <w:t>tutors</w:t>
      </w:r>
      <w:r w:rsidRPr="00360A35">
        <w:t xml:space="preserve"> can com</w:t>
      </w:r>
      <w:r w:rsidRPr="00360A35">
        <w:rPr>
          <w:rFonts w:hint="eastAsia"/>
        </w:rPr>
        <w:t>m</w:t>
      </w:r>
      <w:r w:rsidRPr="00360A35">
        <w:t xml:space="preserve">unicate and trade. The </w:t>
      </w:r>
      <w:bookmarkStart w:id="3" w:name="OLE_LINK49"/>
      <w:r w:rsidR="00292075">
        <w:t>webpage</w:t>
      </w:r>
      <w:r w:rsidRPr="00360A35">
        <w:t xml:space="preserve"> </w:t>
      </w:r>
      <w:bookmarkEnd w:id="3"/>
      <w:r w:rsidRPr="00360A35">
        <w:t xml:space="preserve">will reduce the </w:t>
      </w:r>
      <w:r w:rsidRPr="00360A35">
        <w:rPr>
          <w:rFonts w:hint="eastAsia"/>
        </w:rPr>
        <w:t>student</w:t>
      </w:r>
      <w:r w:rsidRPr="00360A35">
        <w:t>s</w:t>
      </w:r>
      <w:r>
        <w:t>’</w:t>
      </w:r>
      <w:r w:rsidRPr="00360A35">
        <w:t xml:space="preserve"> application cost and provide a part-time job opp</w:t>
      </w:r>
      <w:r w:rsidRPr="00360A35">
        <w:rPr>
          <w:rFonts w:hint="eastAsia"/>
        </w:rPr>
        <w:t>o</w:t>
      </w:r>
      <w:r w:rsidRPr="00360A35">
        <w:t xml:space="preserve">rtunity for tutors. </w:t>
      </w:r>
    </w:p>
    <w:bookmarkEnd w:id="2"/>
    <w:p w14:paraId="1B2FC639" w14:textId="77777777" w:rsidR="00360A35" w:rsidRPr="00360A35" w:rsidRDefault="00360A35" w:rsidP="00360A35"/>
    <w:p w14:paraId="12D4316E" w14:textId="77777777" w:rsidR="00360A35" w:rsidRPr="00360A35" w:rsidRDefault="00360A35" w:rsidP="00360A35">
      <w:r w:rsidRPr="00360A35">
        <w:t xml:space="preserve">Using the </w:t>
      </w:r>
      <w:r w:rsidRPr="00360A35">
        <w:rPr>
          <w:b/>
          <w:bCs/>
        </w:rPr>
        <w:t>SMART</w:t>
      </w:r>
      <w:r w:rsidRPr="00360A35">
        <w:t xml:space="preserve"> </w:t>
      </w:r>
      <w:r w:rsidRPr="00360A35">
        <w:rPr>
          <w:rFonts w:hint="eastAsia"/>
        </w:rPr>
        <w:t>goals</w:t>
      </w:r>
      <w:r w:rsidRPr="00360A35">
        <w:t xml:space="preserve"> is an effective method to analyze the process of business objective. The acronym of SMART stand for specific, measurable, achievable, relevant and time-bound. </w:t>
      </w:r>
    </w:p>
    <w:p w14:paraId="71790FB1" w14:textId="6E881726" w:rsidR="00360A35" w:rsidRPr="00360A35" w:rsidRDefault="00360A35" w:rsidP="00360A35">
      <w:pPr>
        <w:numPr>
          <w:ilvl w:val="0"/>
          <w:numId w:val="3"/>
        </w:numPr>
      </w:pPr>
      <w:r w:rsidRPr="00360A35">
        <w:rPr>
          <w:i/>
          <w:iCs/>
          <w:u w:val="single"/>
        </w:rPr>
        <w:t>Specific</w:t>
      </w:r>
      <w:r w:rsidRPr="00360A35">
        <w:t xml:space="preserve">: The </w:t>
      </w:r>
      <w:r w:rsidR="00D0097E">
        <w:t>webpage</w:t>
      </w:r>
      <w:r w:rsidRPr="00360A35">
        <w:t xml:space="preserve">'s end users are students and tutors. Students can upload their requirements, such as </w:t>
      </w:r>
      <w:r w:rsidR="00E2043F">
        <w:t>resume (</w:t>
      </w:r>
      <w:r w:rsidRPr="00360A35">
        <w:t>CV</w:t>
      </w:r>
      <w:r w:rsidR="00E2043F">
        <w:t>)</w:t>
      </w:r>
      <w:r w:rsidRPr="00360A35">
        <w:t xml:space="preserve"> amendments and writing, on the </w:t>
      </w:r>
      <w:bookmarkStart w:id="4" w:name="OLE_LINK51"/>
      <w:r w:rsidR="00C87F65">
        <w:t>webpage</w:t>
      </w:r>
      <w:bookmarkEnd w:id="4"/>
      <w:r w:rsidRPr="00360A35">
        <w:t xml:space="preserve">. Tutors can be </w:t>
      </w:r>
      <w:r w:rsidRPr="00360A35">
        <w:rPr>
          <w:rFonts w:hint="eastAsia"/>
        </w:rPr>
        <w:t>a</w:t>
      </w:r>
      <w:r w:rsidRPr="00360A35">
        <w:t xml:space="preserve">nyone with experience and qualifications like seniors who have applied to a prestigious university or graduated and run their own personal pages for students to choose from. When a tutor receives an order from a student, an order is generated. </w:t>
      </w:r>
    </w:p>
    <w:p w14:paraId="4C5BE51F" w14:textId="4F282096" w:rsidR="00360A35" w:rsidRPr="00360A35" w:rsidRDefault="00360A35" w:rsidP="00360A35">
      <w:pPr>
        <w:numPr>
          <w:ilvl w:val="0"/>
          <w:numId w:val="3"/>
        </w:numPr>
      </w:pPr>
      <w:r w:rsidRPr="00360A35">
        <w:rPr>
          <w:i/>
          <w:iCs/>
          <w:u w:val="single"/>
        </w:rPr>
        <w:t>Measurable</w:t>
      </w:r>
      <w:r w:rsidRPr="00360A35">
        <w:t xml:space="preserve">: </w:t>
      </w:r>
      <w:bookmarkStart w:id="5" w:name="OLE_LINK50"/>
      <w:r w:rsidRPr="00360A35">
        <w:t xml:space="preserve">In order to complete the study abroad support </w:t>
      </w:r>
      <w:r w:rsidR="008842E6">
        <w:rPr>
          <w:rFonts w:hint="eastAsia"/>
          <w:kern w:val="0"/>
        </w:rPr>
        <w:t>webpage</w:t>
      </w:r>
      <w:r w:rsidRPr="00360A35">
        <w:t xml:space="preserve">, we have conducted a preliminary analysis of the current study abroad market (see the detailed analysis below in marketing requirement) and believe it has the potential to grow. </w:t>
      </w:r>
      <w:bookmarkEnd w:id="5"/>
    </w:p>
    <w:p w14:paraId="7C71BEC9" w14:textId="3766ABD6" w:rsidR="00360A35" w:rsidRPr="00360A35" w:rsidRDefault="00360A35" w:rsidP="00360A35">
      <w:pPr>
        <w:numPr>
          <w:ilvl w:val="0"/>
          <w:numId w:val="3"/>
        </w:numPr>
      </w:pPr>
      <w:r w:rsidRPr="00360A35">
        <w:rPr>
          <w:i/>
          <w:iCs/>
          <w:u w:val="single"/>
        </w:rPr>
        <w:t>Achievable</w:t>
      </w:r>
      <w:r w:rsidRPr="00360A35">
        <w:t xml:space="preserve">: </w:t>
      </w:r>
      <w:r w:rsidR="001E17B4">
        <w:t>T</w:t>
      </w:r>
      <w:r w:rsidRPr="00360A35">
        <w:t xml:space="preserve">o achieve the e-commerce website, our group </w:t>
      </w:r>
      <w:r w:rsidR="000509BE">
        <w:t>me</w:t>
      </w:r>
      <w:r w:rsidRPr="00360A35">
        <w:t xml:space="preserve">mber </w:t>
      </w:r>
      <w:r w:rsidRPr="00360A35">
        <w:rPr>
          <w:rFonts w:hint="eastAsia"/>
        </w:rPr>
        <w:t>with</w:t>
      </w:r>
      <w:r w:rsidRPr="00360A35">
        <w:t xml:space="preserve"> different major like computer science, information system and information management and digital media technology have comprehensive thinking from multiple perspective. The web page was created by using PHP.</w:t>
      </w:r>
    </w:p>
    <w:p w14:paraId="32B10DC5" w14:textId="06D5540D" w:rsidR="00360A35" w:rsidRPr="00360A35" w:rsidRDefault="00360A35" w:rsidP="00360A35">
      <w:pPr>
        <w:numPr>
          <w:ilvl w:val="0"/>
          <w:numId w:val="3"/>
        </w:numPr>
      </w:pPr>
      <w:r w:rsidRPr="00360A35">
        <w:rPr>
          <w:i/>
          <w:iCs/>
          <w:u w:val="single"/>
        </w:rPr>
        <w:t>Relevant</w:t>
      </w:r>
      <w:r w:rsidRPr="00360A35">
        <w:t xml:space="preserve">: </w:t>
      </w:r>
      <w:r w:rsidR="003E0414">
        <w:t>T</w:t>
      </w:r>
      <w:r w:rsidRPr="00360A35">
        <w:t xml:space="preserve">he whole process was relevant with each step. </w:t>
      </w:r>
    </w:p>
    <w:p w14:paraId="4D6A1602" w14:textId="03D98B34" w:rsidR="00360A35" w:rsidRPr="00360A35" w:rsidRDefault="00360A35" w:rsidP="00360A35">
      <w:pPr>
        <w:numPr>
          <w:ilvl w:val="0"/>
          <w:numId w:val="3"/>
        </w:numPr>
      </w:pPr>
      <w:r w:rsidRPr="00360A35">
        <w:rPr>
          <w:i/>
          <w:iCs/>
          <w:u w:val="single"/>
        </w:rPr>
        <w:t>Time-based</w:t>
      </w:r>
      <w:r w:rsidRPr="00360A35">
        <w:t xml:space="preserve">: To achieve the business goals. Our </w:t>
      </w:r>
      <w:r w:rsidRPr="00360A35">
        <w:rPr>
          <w:rFonts w:hint="eastAsia"/>
        </w:rPr>
        <w:t>group</w:t>
      </w:r>
      <w:r w:rsidRPr="00360A35">
        <w:t xml:space="preserve"> decided to do a study abroad application support </w:t>
      </w:r>
      <w:r w:rsidR="00EB5A12">
        <w:t>webpage</w:t>
      </w:r>
      <w:r w:rsidRPr="00360A35">
        <w:t xml:space="preserve"> after brainstorming on March 26</w:t>
      </w:r>
      <w:r w:rsidRPr="00360A35">
        <w:rPr>
          <w:vertAlign w:val="superscript"/>
        </w:rPr>
        <w:t>th</w:t>
      </w:r>
      <w:r w:rsidRPr="00360A35">
        <w:t>. then we worked together to complete the project requirement document before April 7</w:t>
      </w:r>
      <w:r w:rsidRPr="00360A35">
        <w:rPr>
          <w:vertAlign w:val="superscript"/>
        </w:rPr>
        <w:t>th</w:t>
      </w:r>
      <w:r w:rsidRPr="00360A35">
        <w:t>. The prototype of the e-commerce website is expected to be ready by April 15.</w:t>
      </w:r>
    </w:p>
    <w:p w14:paraId="79DB2397" w14:textId="77777777" w:rsidR="00360A35" w:rsidRPr="00360A35" w:rsidRDefault="00360A35" w:rsidP="00360A35"/>
    <w:p w14:paraId="66F14207" w14:textId="494B7289" w:rsidR="00360A35" w:rsidRDefault="00360A35" w:rsidP="00360A35">
      <w:r w:rsidRPr="00360A35">
        <w:t xml:space="preserve">As a me2 business, </w:t>
      </w:r>
      <w:r>
        <w:t>t</w:t>
      </w:r>
      <w:r w:rsidRPr="00360A35">
        <w:t xml:space="preserve">here are similar industries such as offline study abroad agents and online platforms like Taobao and </w:t>
      </w:r>
      <w:proofErr w:type="spellStart"/>
      <w:r w:rsidRPr="00360A35">
        <w:t>Xianyu</w:t>
      </w:r>
      <w:proofErr w:type="spellEnd"/>
      <w:r w:rsidRPr="00360A35">
        <w:t xml:space="preserve"> where you can search for this service, but the quality of the service is not guaranteed. </w:t>
      </w:r>
      <w:r w:rsidRPr="00360A35">
        <w:rPr>
          <w:rFonts w:hint="eastAsia"/>
        </w:rPr>
        <w:t>Our</w:t>
      </w:r>
      <w:r w:rsidRPr="00360A35">
        <w:t xml:space="preserve"> </w:t>
      </w:r>
      <w:r w:rsidR="00EE0B17">
        <w:t>webpage</w:t>
      </w:r>
      <w:r w:rsidRPr="00360A35">
        <w:t xml:space="preserve"> is a way of concretizing and refining this service, providing a higher quality match through back-end data.</w:t>
      </w:r>
    </w:p>
    <w:p w14:paraId="2F8C3835" w14:textId="17B64339" w:rsidR="009E5C1D" w:rsidRDefault="009E5C1D" w:rsidP="00360A35"/>
    <w:p w14:paraId="463D9CD3" w14:textId="77777777" w:rsidR="003F699F" w:rsidRDefault="003F699F" w:rsidP="00360A35"/>
    <w:p w14:paraId="74359C9B" w14:textId="106F8837" w:rsidR="004172B7" w:rsidRPr="009E5C1D" w:rsidRDefault="009E5C1D" w:rsidP="00360A35">
      <w:pPr>
        <w:rPr>
          <w:b/>
          <w:bCs/>
          <w:i/>
          <w:iCs/>
        </w:rPr>
      </w:pPr>
      <w:r w:rsidRPr="009E5C1D">
        <w:rPr>
          <w:rFonts w:hint="eastAsia"/>
          <w:b/>
          <w:bCs/>
          <w:i/>
          <w:iCs/>
        </w:rPr>
        <w:t>1</w:t>
      </w:r>
      <w:r w:rsidRPr="009E5C1D">
        <w:rPr>
          <w:b/>
          <w:bCs/>
          <w:i/>
          <w:iCs/>
        </w:rPr>
        <w:t>.2 Market Requirements</w:t>
      </w:r>
    </w:p>
    <w:p w14:paraId="63C9152D" w14:textId="4A81FF06" w:rsidR="004172B7" w:rsidRPr="004172B7" w:rsidRDefault="00305CB0" w:rsidP="004172B7">
      <w:pPr>
        <w:rPr>
          <w:b/>
          <w:bCs/>
          <w:i/>
          <w:iCs/>
        </w:rPr>
      </w:pPr>
      <w:r>
        <w:rPr>
          <w:rFonts w:hint="eastAsia"/>
          <w:b/>
          <w:bCs/>
          <w:i/>
          <w:iCs/>
        </w:rPr>
        <w:lastRenderedPageBreak/>
        <w:t>1.2.1</w:t>
      </w:r>
      <w:r>
        <w:rPr>
          <w:b/>
          <w:bCs/>
          <w:i/>
          <w:iCs/>
        </w:rPr>
        <w:t xml:space="preserve"> </w:t>
      </w:r>
      <w:r w:rsidR="004172B7" w:rsidRPr="004172B7">
        <w:rPr>
          <w:b/>
          <w:bCs/>
          <w:i/>
          <w:iCs/>
        </w:rPr>
        <w:t>The size and potential of the self-funded study services market</w:t>
      </w:r>
    </w:p>
    <w:p w14:paraId="35516090" w14:textId="5D6E3983" w:rsidR="004172B7" w:rsidRDefault="004172B7" w:rsidP="004172B7">
      <w:r>
        <w:t>Increasingly fierce competition in the college entrance exam has raised the threshold of the employment market, more and more working-class and middle-class parents are turning their eyes to foreign universities. According to official data from China's Ministry of Education, the number of Chinese students studying abroad has continued to climb, reaching 662,000 in 2018, with a self-funding rate of 90%.</w:t>
      </w:r>
      <w:r w:rsidR="0096232A">
        <w:t xml:space="preserve"> The </w:t>
      </w:r>
      <w:r>
        <w:t>2017 global survey "The Value of Education: Reaching for the Top"</w:t>
      </w:r>
      <w:r w:rsidR="00D935F4">
        <w:t xml:space="preserve"> of </w:t>
      </w:r>
      <w:r w:rsidR="00A43DF5">
        <w:t>Hong</w:t>
      </w:r>
      <w:r w:rsidR="00BB1DBD">
        <w:t>k</w:t>
      </w:r>
      <w:r w:rsidR="00A43DF5">
        <w:t>ong and Shang</w:t>
      </w:r>
      <w:r w:rsidR="0053540A">
        <w:t>h</w:t>
      </w:r>
      <w:r w:rsidR="00A43DF5">
        <w:t>ai</w:t>
      </w:r>
      <w:r w:rsidR="005C590A">
        <w:t xml:space="preserve"> Banking Corporation</w:t>
      </w:r>
      <w:r>
        <w:t xml:space="preserve"> reports that 41% of parents are considering sending their children to study abroad despite the high cost of doing so, and over 80% of Chinese parents say they are willing to fund their children's studies and support them in obtaining higher degrees. Even more than 72% of Chinese parents are concerned that they are not doing the best for their children, higher than the global average (59%). The increase in demand for study abroad has led to a rapid increase in the number of agents providing study abroad services.</w:t>
      </w:r>
    </w:p>
    <w:p w14:paraId="0DF23594" w14:textId="77777777" w:rsidR="004172B7" w:rsidRDefault="004172B7" w:rsidP="004172B7"/>
    <w:p w14:paraId="1FFE2A43" w14:textId="01130B1A" w:rsidR="004172B7" w:rsidRDefault="004172B7" w:rsidP="004172B7">
      <w:r>
        <w:t xml:space="preserve">According to the Ministry of Education, </w:t>
      </w:r>
      <w:proofErr w:type="gramStart"/>
      <w:r>
        <w:t>the vast majority of</w:t>
      </w:r>
      <w:proofErr w:type="gramEnd"/>
      <w:r>
        <w:t xml:space="preserve"> international students who go through the process of studying abroad end up choosing a study abroad agent to do so, with the cost of study abroad agent services accounting for 2% of the study abroad industry's market share. There are usually 3 ways to study abroad at your own expense, namely applying to go abroad through a study abroad agent, preparing your own documents to apply to a school, and going through a school exchange program, of which about 70% of students use an agent to achieve their application to a school abroad.</w:t>
      </w:r>
    </w:p>
    <w:p w14:paraId="74A8085B" w14:textId="77777777" w:rsidR="004172B7" w:rsidRDefault="004172B7" w:rsidP="004172B7"/>
    <w:p w14:paraId="73C33EE6" w14:textId="75BEE542" w:rsidR="009E5C1D" w:rsidRDefault="004172B7" w:rsidP="004172B7">
      <w:r>
        <w:t>The current market size of study abroad intermediaries in China is less than 10 billion yuan, with an average annualized growth rate of 6% from 2015-2019. in 2020, the new crown pneumonia hits the world; study abroad intermediary services in China are hit harder compared to study abroad training services, so the market size of study abroad intermediaries in China is about 4.5 billion yuan in 2020, down about 30% from 2019.</w:t>
      </w:r>
    </w:p>
    <w:p w14:paraId="376E0E83" w14:textId="142F830C" w:rsidR="004172B7" w:rsidRDefault="004172B7" w:rsidP="004172B7"/>
    <w:p w14:paraId="7DC31376" w14:textId="538086C6" w:rsidR="004172B7" w:rsidRDefault="004172B7" w:rsidP="005E392E">
      <w:pPr>
        <w:jc w:val="center"/>
      </w:pPr>
      <w:r>
        <w:rPr>
          <w:noProof/>
        </w:rPr>
        <w:drawing>
          <wp:inline distT="0" distB="0" distL="0" distR="0" wp14:anchorId="51C7E2A8" wp14:editId="25161B70">
            <wp:extent cx="3233318" cy="1733959"/>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3954" cy="1745026"/>
                    </a:xfrm>
                    <a:prstGeom prst="rect">
                      <a:avLst/>
                    </a:prstGeom>
                    <a:noFill/>
                  </pic:spPr>
                </pic:pic>
              </a:graphicData>
            </a:graphic>
          </wp:inline>
        </w:drawing>
      </w:r>
    </w:p>
    <w:p w14:paraId="50A85E4B" w14:textId="568497DD" w:rsidR="009E5C1D" w:rsidRPr="00BC1D38" w:rsidRDefault="004172B7" w:rsidP="00BC1D38">
      <w:pPr>
        <w:jc w:val="center"/>
        <w:rPr>
          <w:sz w:val="18"/>
          <w:szCs w:val="18"/>
        </w:rPr>
      </w:pPr>
      <w:bookmarkStart w:id="6" w:name="OLE_LINK29"/>
      <w:r w:rsidRPr="00BC1D38">
        <w:rPr>
          <w:sz w:val="18"/>
          <w:szCs w:val="18"/>
        </w:rPr>
        <w:t>Figure 1: Market size of Overseas study agency in China from 2015 to 2020 (unit: 100 million Yuan)</w:t>
      </w:r>
    </w:p>
    <w:bookmarkEnd w:id="6"/>
    <w:p w14:paraId="37C2CF3B" w14:textId="4794CB06" w:rsidR="004172B7" w:rsidRDefault="004172B7" w:rsidP="00360A35"/>
    <w:p w14:paraId="2933C9BD" w14:textId="77777777" w:rsidR="004172B7" w:rsidRDefault="004172B7" w:rsidP="004172B7">
      <w:r>
        <w:t xml:space="preserve">China Study Abroad Service Industry Market Outlook and Future Investment Strategy Analysis Report 2021-2026 published by China Research Institute of Industry predicts that China's study abroad service industry will be in a period of moderate development from 2021-2023, but will start to grow at a high rate since 2024 and the market size will exceed that of 2019 to reach 467.9 billion yuan in 2024, and then rise at a growth rate of about 13%, and the market </w:t>
      </w:r>
      <w:r>
        <w:lastRenderedPageBreak/>
        <w:t>size of China's study abroad service industry will be close to 600 billion yuan in 2026. The market size of China's study abroad service industry will be close to RMB 600 billion in 2026.</w:t>
      </w:r>
    </w:p>
    <w:p w14:paraId="092DD8ED" w14:textId="78997114" w:rsidR="004172B7" w:rsidRDefault="004172B7" w:rsidP="004172B7"/>
    <w:p w14:paraId="319413AA" w14:textId="77777777" w:rsidR="000A7306" w:rsidRDefault="000A7306" w:rsidP="004172B7"/>
    <w:p w14:paraId="3EE7A216" w14:textId="1D20AA2B" w:rsidR="004172B7" w:rsidRPr="004172B7" w:rsidRDefault="00A64067" w:rsidP="004172B7">
      <w:pPr>
        <w:rPr>
          <w:b/>
          <w:bCs/>
          <w:i/>
          <w:iCs/>
        </w:rPr>
      </w:pPr>
      <w:r>
        <w:rPr>
          <w:rFonts w:hint="eastAsia"/>
          <w:b/>
          <w:bCs/>
          <w:i/>
          <w:iCs/>
        </w:rPr>
        <w:t>1.</w:t>
      </w:r>
      <w:r>
        <w:rPr>
          <w:b/>
          <w:bCs/>
          <w:i/>
          <w:iCs/>
        </w:rPr>
        <w:t xml:space="preserve">2.2 </w:t>
      </w:r>
      <w:r w:rsidR="004172B7" w:rsidRPr="004172B7">
        <w:rPr>
          <w:b/>
          <w:bCs/>
          <w:i/>
          <w:iCs/>
        </w:rPr>
        <w:t>The problems in the self-financed overseas study service market</w:t>
      </w:r>
    </w:p>
    <w:p w14:paraId="5742035A" w14:textId="69433FE5" w:rsidR="004172B7" w:rsidRDefault="004172B7" w:rsidP="004172B7">
      <w:r>
        <w:t>The 21st century is the era of the Internet, and "Internet+" is the trend of the times, and all social industries are becoming increasingly digital, intelligent</w:t>
      </w:r>
      <w:r w:rsidR="00FE4F86">
        <w:t>,</w:t>
      </w:r>
      <w:r>
        <w:t xml:space="preserve"> and systematic, and the study abroad industry is no exception. Nowadays, homogeneous competition in the study abroad service industry has intensified and study abroad service providers are blooming everywhere. However, there are some problems in the development of the self-financed study abroad industry.</w:t>
      </w:r>
    </w:p>
    <w:p w14:paraId="1A8779FA" w14:textId="77777777" w:rsidR="004172B7" w:rsidRDefault="004172B7" w:rsidP="004172B7"/>
    <w:p w14:paraId="5A5F1CF9" w14:textId="3EE00B59" w:rsidR="004172B7" w:rsidRPr="004172B7" w:rsidRDefault="004172B7" w:rsidP="004172B7">
      <w:pPr>
        <w:rPr>
          <w:i/>
          <w:iCs/>
          <w:u w:val="single"/>
        </w:rPr>
      </w:pPr>
      <w:r w:rsidRPr="004172B7">
        <w:rPr>
          <w:i/>
          <w:iCs/>
          <w:u w:val="single"/>
        </w:rPr>
        <w:t>(1) Serious phenomenon of relying on and selling qualifications in disguise</w:t>
      </w:r>
    </w:p>
    <w:p w14:paraId="0DE75C4B" w14:textId="77777777" w:rsidR="004172B7" w:rsidRDefault="004172B7" w:rsidP="004172B7">
      <w:r>
        <w:t>At the beginning of the approval of the qualification of intermediary services, there were many domestic institutions engaged in study abroad consultation, but only a portion of them met the criteria to obtain the qualification to carry out study abroad consultation, and even fewer of them met the criteria to handle only single-country study abroad business, so many institutions managed to rely on the qualified institutions to act as a project department for country study abroad. As a result, there are unclear contract subjects, uneven distribution of benefits and serious irregularities, which seriously affect the credibility of the study abroad intermediary industry; with the development of the internet, some unqualified agencies carry out study abroad consultation and visa counselling through the advantage of the internet; they carry out study abroad intermediary business under the name of other agencies, etc.</w:t>
      </w:r>
    </w:p>
    <w:p w14:paraId="7FCC68EE" w14:textId="77777777" w:rsidR="004172B7" w:rsidRDefault="004172B7" w:rsidP="004172B7"/>
    <w:p w14:paraId="5FE281CC" w14:textId="77777777" w:rsidR="004172B7" w:rsidRPr="004172B7" w:rsidRDefault="004172B7" w:rsidP="004172B7">
      <w:pPr>
        <w:rPr>
          <w:i/>
          <w:iCs/>
          <w:u w:val="single"/>
        </w:rPr>
      </w:pPr>
      <w:r w:rsidRPr="004172B7">
        <w:rPr>
          <w:i/>
          <w:iCs/>
          <w:u w:val="single"/>
        </w:rPr>
        <w:t>(2) Serious irregularities in the operation of qualified intermediaries</w:t>
      </w:r>
    </w:p>
    <w:p w14:paraId="0F9A5B62" w14:textId="77777777" w:rsidR="004172B7" w:rsidRDefault="004172B7" w:rsidP="004172B7">
      <w:r>
        <w:t xml:space="preserve">Previously, the serious falsification of Chinese students' documents by institutions in the United States and the United Kingdom reflected </w:t>
      </w:r>
      <w:proofErr w:type="gramStart"/>
      <w:r>
        <w:t>that domestic intermediaries</w:t>
      </w:r>
      <w:proofErr w:type="gramEnd"/>
      <w:r>
        <w:t xml:space="preserve"> were willing to falsify their application documents, especially their academic qualifications, in order to seek profits in the process of application. In the process of applying to institutions, the practitioners of some institutions do not design plans for students according to the principle of "people-oriented and tailor-made", but recommend institutions with high rebates for students to choose from, which leads to some students not being able to apply to suitable institutions and the interests of consumers being damaged. In terms of signing agreements with clients for intermediary services, only a few dozen of them currently use the "Contract for Commissioning Services for Self-financed Study Abroad Intermediary Services (Model Text)" promoted by the Ministry of Education, which still puts the interests of the institution first in issues such as fees and refunds, and does not reflect the balanced interests of consumers and service providers.</w:t>
      </w:r>
    </w:p>
    <w:p w14:paraId="2FB08423" w14:textId="77777777" w:rsidR="004172B7" w:rsidRDefault="004172B7" w:rsidP="004172B7"/>
    <w:p w14:paraId="21C9FBC6" w14:textId="77777777" w:rsidR="004172B7" w:rsidRPr="004172B7" w:rsidRDefault="004172B7" w:rsidP="004172B7">
      <w:pPr>
        <w:rPr>
          <w:i/>
          <w:iCs/>
          <w:u w:val="single"/>
        </w:rPr>
      </w:pPr>
      <w:r w:rsidRPr="004172B7">
        <w:rPr>
          <w:i/>
          <w:iCs/>
          <w:u w:val="single"/>
        </w:rPr>
        <w:t>(3) Lack of a platform for peer-to-peer exchanges with overseas educational institutions or bodies</w:t>
      </w:r>
    </w:p>
    <w:p w14:paraId="41BA3FEF" w14:textId="6628E402" w:rsidR="00EF0006" w:rsidRDefault="004172B7" w:rsidP="004172B7">
      <w:r>
        <w:t>The lack of reciprocal communication, consultation and negotiation in international education matters and negotiations has left agencies in a passive and helpless position in the event of problems with students abroad.</w:t>
      </w:r>
    </w:p>
    <w:p w14:paraId="5D593DF9" w14:textId="379CDC5F" w:rsidR="004172B7" w:rsidRPr="00FE4F86" w:rsidRDefault="00D97AB8" w:rsidP="004172B7">
      <w:pPr>
        <w:rPr>
          <w:b/>
          <w:bCs/>
          <w:i/>
          <w:iCs/>
        </w:rPr>
      </w:pPr>
      <w:bookmarkStart w:id="7" w:name="OLE_LINK12"/>
      <w:r>
        <w:rPr>
          <w:b/>
          <w:bCs/>
          <w:i/>
          <w:iCs/>
        </w:rPr>
        <w:lastRenderedPageBreak/>
        <w:t xml:space="preserve">1.2.3 </w:t>
      </w:r>
      <w:r w:rsidR="004172B7" w:rsidRPr="00FE4F86">
        <w:rPr>
          <w:b/>
          <w:bCs/>
          <w:i/>
          <w:iCs/>
        </w:rPr>
        <w:t>Target market and user orientation</w:t>
      </w:r>
    </w:p>
    <w:p w14:paraId="43AB517F" w14:textId="3811F0EA" w:rsidR="004172B7" w:rsidRDefault="004172B7" w:rsidP="004172B7">
      <w:r>
        <w:t xml:space="preserve">This product provides a trading platform for study abroad services and adopts a C2C business model. Users can freely publish and sell overseas study application consultation, </w:t>
      </w:r>
      <w:proofErr w:type="gramStart"/>
      <w:r>
        <w:t>CV</w:t>
      </w:r>
      <w:proofErr w:type="gramEnd"/>
      <w:r w:rsidR="002E7F4A">
        <w:t xml:space="preserve"> or </w:t>
      </w:r>
      <w:r w:rsidR="008C1667">
        <w:t>personal statement</w:t>
      </w:r>
      <w:r w:rsidR="00855BF9">
        <w:t xml:space="preserve"> (PS)</w:t>
      </w:r>
      <w:r>
        <w:t xml:space="preserve"> writing and other services, or purchase overseas study service products on the platform.</w:t>
      </w:r>
    </w:p>
    <w:p w14:paraId="1E625F63" w14:textId="39C34C93" w:rsidR="004172B7" w:rsidRDefault="004172B7" w:rsidP="004172B7"/>
    <w:p w14:paraId="323D6EAF" w14:textId="47C5E6F6" w:rsidR="004172B7" w:rsidRDefault="004172B7" w:rsidP="004172B7">
      <w:bookmarkStart w:id="8" w:name="OLE_LINK52"/>
      <w:r>
        <w:t>The current study abroad market is booming and the number of people interested in studying abroad has increased dramatically, but the application planning and process needs professional guidance so agencies have emerged. Agencies work in a streamlined manner and do not have a thorough understanding of the school or the student, so students often do not get a satisfactory outcome. In addition, there is currently no product on the market that effectively solves this problem, and this product will provide a bridge between the target group who are applying or intends to study abroad and those who have experience in applying and are interested in selling their study abroad services. Those who are applying or interested in studying abroad can use the platform to filter the services that meet their requirements and purchase them selectively with intelligently and efficiently.</w:t>
      </w:r>
    </w:p>
    <w:bookmarkEnd w:id="7"/>
    <w:bookmarkEnd w:id="8"/>
    <w:p w14:paraId="0E3A4090" w14:textId="18C31CEE" w:rsidR="004172B7" w:rsidRDefault="004172B7" w:rsidP="004172B7"/>
    <w:p w14:paraId="10398478" w14:textId="099BB74E" w:rsidR="000A7306" w:rsidRDefault="000A7306" w:rsidP="004172B7"/>
    <w:p w14:paraId="35D3D84B" w14:textId="77777777" w:rsidR="000A7306" w:rsidRDefault="000A7306" w:rsidP="004172B7"/>
    <w:p w14:paraId="7D2A5F43" w14:textId="41D0BD1A" w:rsidR="004172B7" w:rsidRPr="0042400E" w:rsidRDefault="0042400E" w:rsidP="0042400E">
      <w:pPr>
        <w:rPr>
          <w:b/>
          <w:bCs/>
        </w:rPr>
      </w:pPr>
      <w:r>
        <w:rPr>
          <w:rFonts w:hint="eastAsia"/>
          <w:b/>
          <w:bCs/>
        </w:rPr>
        <w:t>2.</w:t>
      </w:r>
      <w:r>
        <w:rPr>
          <w:b/>
          <w:bCs/>
        </w:rPr>
        <w:t xml:space="preserve"> </w:t>
      </w:r>
      <w:r w:rsidR="004172B7" w:rsidRPr="0042400E">
        <w:rPr>
          <w:rFonts w:hint="eastAsia"/>
          <w:b/>
          <w:bCs/>
        </w:rPr>
        <w:t>F</w:t>
      </w:r>
      <w:r w:rsidR="004172B7" w:rsidRPr="0042400E">
        <w:rPr>
          <w:b/>
          <w:bCs/>
        </w:rPr>
        <w:t>unctional and UI/UX Requirements</w:t>
      </w:r>
    </w:p>
    <w:p w14:paraId="4D2967F5" w14:textId="35EF0494" w:rsidR="004172B7" w:rsidRDefault="004172B7" w:rsidP="004172B7"/>
    <w:p w14:paraId="2D8F679A" w14:textId="3CA80CDB" w:rsidR="004172B7" w:rsidRPr="000B4325" w:rsidRDefault="004172B7" w:rsidP="004172B7">
      <w:pPr>
        <w:rPr>
          <w:b/>
          <w:bCs/>
          <w:i/>
          <w:iCs/>
        </w:rPr>
      </w:pPr>
      <w:r w:rsidRPr="000B4325">
        <w:rPr>
          <w:rFonts w:hint="eastAsia"/>
          <w:b/>
          <w:bCs/>
          <w:i/>
          <w:iCs/>
        </w:rPr>
        <w:t>2</w:t>
      </w:r>
      <w:r w:rsidRPr="000B4325">
        <w:rPr>
          <w:b/>
          <w:bCs/>
          <w:i/>
          <w:iCs/>
        </w:rPr>
        <w:t>.1 Functional Requirements</w:t>
      </w:r>
    </w:p>
    <w:p w14:paraId="160212DD" w14:textId="5743A58F" w:rsidR="004172B7" w:rsidRDefault="00241B47" w:rsidP="004172B7">
      <w:r>
        <w:t xml:space="preserve">For this </w:t>
      </w:r>
      <w:r w:rsidR="00DD1A78">
        <w:t>webpage</w:t>
      </w:r>
      <w:r>
        <w:t xml:space="preserve">, we </w:t>
      </w:r>
      <w:r w:rsidR="004172B7">
        <w:t xml:space="preserve">divide our users into </w:t>
      </w:r>
      <w:r w:rsidR="00803750">
        <w:rPr>
          <w:rFonts w:hint="eastAsia"/>
        </w:rPr>
        <w:t>4</w:t>
      </w:r>
      <w:r w:rsidR="004172B7">
        <w:t xml:space="preserve"> categories, say, Admin, </w:t>
      </w:r>
      <w:bookmarkStart w:id="9" w:name="OLE_LINK15"/>
      <w:r w:rsidR="003B3708">
        <w:rPr>
          <w:rFonts w:hint="eastAsia"/>
        </w:rPr>
        <w:t>User</w:t>
      </w:r>
      <w:r w:rsidR="003B3708">
        <w:t xml:space="preserve">, </w:t>
      </w:r>
      <w:r w:rsidR="004172B7">
        <w:t>Seller</w:t>
      </w:r>
      <w:bookmarkEnd w:id="9"/>
      <w:r w:rsidR="004172B7">
        <w:t xml:space="preserve">, and </w:t>
      </w:r>
      <w:bookmarkStart w:id="10" w:name="OLE_LINK13"/>
      <w:r w:rsidR="004172B7">
        <w:t>Buyer</w:t>
      </w:r>
      <w:bookmarkEnd w:id="10"/>
      <w:r w:rsidR="004172B7">
        <w:t>.</w:t>
      </w:r>
      <w:r>
        <w:t xml:space="preserve"> In this section, we will use User Case to elaborate the functional requirements.</w:t>
      </w:r>
    </w:p>
    <w:p w14:paraId="4B525C30" w14:textId="0EC02F76" w:rsidR="00241B47" w:rsidRDefault="00241B47" w:rsidP="00241B47"/>
    <w:p w14:paraId="5648FB6D" w14:textId="4BB70CFF" w:rsidR="0088268A" w:rsidRDefault="00D276EF" w:rsidP="00241B47">
      <w:pPr>
        <w:rPr>
          <w:b/>
          <w:bCs/>
          <w:i/>
          <w:iCs/>
        </w:rPr>
      </w:pPr>
      <w:r w:rsidRPr="00FC6DC2">
        <w:rPr>
          <w:b/>
          <w:bCs/>
          <w:i/>
          <w:iCs/>
        </w:rPr>
        <w:t xml:space="preserve">2.1.1 </w:t>
      </w:r>
      <w:r w:rsidR="00C52885" w:rsidRPr="00FC6DC2">
        <w:rPr>
          <w:b/>
          <w:bCs/>
          <w:i/>
          <w:iCs/>
        </w:rPr>
        <w:t>Purchase services</w:t>
      </w:r>
    </w:p>
    <w:p w14:paraId="487A8161" w14:textId="77777777" w:rsidR="00B87B15" w:rsidRPr="00B87B15" w:rsidRDefault="00B87B15" w:rsidP="00241B47">
      <w:pPr>
        <w:rPr>
          <w:b/>
          <w:bCs/>
          <w:i/>
          <w:iCs/>
        </w:rPr>
      </w:pPr>
    </w:p>
    <w:tbl>
      <w:tblPr>
        <w:tblStyle w:val="a4"/>
        <w:tblW w:w="0" w:type="auto"/>
        <w:tblLook w:val="04A0" w:firstRow="1" w:lastRow="0" w:firstColumn="1" w:lastColumn="0" w:noHBand="0" w:noVBand="1"/>
      </w:tblPr>
      <w:tblGrid>
        <w:gridCol w:w="1980"/>
        <w:gridCol w:w="6316"/>
      </w:tblGrid>
      <w:tr w:rsidR="00241B47" w:rsidRPr="00241B47" w14:paraId="1179475B" w14:textId="77777777" w:rsidTr="009E4641">
        <w:tc>
          <w:tcPr>
            <w:tcW w:w="1980" w:type="dxa"/>
          </w:tcPr>
          <w:p w14:paraId="31A77568" w14:textId="77777777" w:rsidR="00241B47" w:rsidRPr="00241B47" w:rsidRDefault="00241B47" w:rsidP="00241B47">
            <w:bookmarkStart w:id="11" w:name="OLE_LINK1"/>
            <w:r w:rsidRPr="00241B47">
              <w:rPr>
                <w:rFonts w:hint="eastAsia"/>
              </w:rPr>
              <w:t>Use</w:t>
            </w:r>
            <w:r w:rsidRPr="00241B47">
              <w:t xml:space="preserve"> Case ID</w:t>
            </w:r>
            <w:bookmarkEnd w:id="11"/>
            <w:r w:rsidRPr="00241B47">
              <w:t>:</w:t>
            </w:r>
          </w:p>
        </w:tc>
        <w:tc>
          <w:tcPr>
            <w:tcW w:w="6316" w:type="dxa"/>
          </w:tcPr>
          <w:p w14:paraId="004FD3B4" w14:textId="77777777" w:rsidR="00241B47" w:rsidRPr="00241B47" w:rsidRDefault="00241B47" w:rsidP="00241B47">
            <w:r w:rsidRPr="00241B47">
              <w:t>1</w:t>
            </w:r>
          </w:p>
        </w:tc>
      </w:tr>
      <w:tr w:rsidR="00241B47" w:rsidRPr="00241B47" w14:paraId="5A6A2C5E" w14:textId="77777777" w:rsidTr="009E4641">
        <w:tc>
          <w:tcPr>
            <w:tcW w:w="1980" w:type="dxa"/>
          </w:tcPr>
          <w:p w14:paraId="74B332EB" w14:textId="77777777" w:rsidR="00241B47" w:rsidRPr="00241B47" w:rsidRDefault="00241B47" w:rsidP="00241B47">
            <w:r w:rsidRPr="00241B47">
              <w:rPr>
                <w:rFonts w:hint="eastAsia"/>
              </w:rPr>
              <w:t>Use</w:t>
            </w:r>
            <w:r w:rsidRPr="00241B47">
              <w:t xml:space="preserve"> Case Name:</w:t>
            </w:r>
          </w:p>
        </w:tc>
        <w:tc>
          <w:tcPr>
            <w:tcW w:w="6316" w:type="dxa"/>
          </w:tcPr>
          <w:p w14:paraId="19B546CF" w14:textId="77777777" w:rsidR="00241B47" w:rsidRPr="00241B47" w:rsidRDefault="00241B47" w:rsidP="00241B47">
            <w:bookmarkStart w:id="12" w:name="OLE_LINK20"/>
            <w:r w:rsidRPr="00241B47">
              <w:t>Purchase services</w:t>
            </w:r>
            <w:bookmarkEnd w:id="12"/>
          </w:p>
        </w:tc>
      </w:tr>
      <w:tr w:rsidR="00241B47" w:rsidRPr="00241B47" w14:paraId="7FB5F463" w14:textId="77777777" w:rsidTr="009E4641">
        <w:tc>
          <w:tcPr>
            <w:tcW w:w="1980" w:type="dxa"/>
          </w:tcPr>
          <w:p w14:paraId="363502B1" w14:textId="77777777" w:rsidR="00241B47" w:rsidRPr="00241B47" w:rsidRDefault="00241B47" w:rsidP="00241B47">
            <w:r w:rsidRPr="00241B47">
              <w:t>Actors:</w:t>
            </w:r>
          </w:p>
        </w:tc>
        <w:tc>
          <w:tcPr>
            <w:tcW w:w="6316" w:type="dxa"/>
          </w:tcPr>
          <w:p w14:paraId="2AB51366" w14:textId="628ADDB8" w:rsidR="00241B47" w:rsidRPr="00241B47" w:rsidRDefault="006641CB" w:rsidP="00241B47">
            <w:bookmarkStart w:id="13" w:name="OLE_LINK14"/>
            <w:r>
              <w:rPr>
                <w:rFonts w:hint="eastAsia"/>
              </w:rPr>
              <w:t>Buyer</w:t>
            </w:r>
            <w:bookmarkEnd w:id="13"/>
          </w:p>
        </w:tc>
      </w:tr>
      <w:tr w:rsidR="00241B47" w:rsidRPr="00241B47" w14:paraId="3DAA4AC1" w14:textId="77777777" w:rsidTr="009E4641">
        <w:tc>
          <w:tcPr>
            <w:tcW w:w="1980" w:type="dxa"/>
          </w:tcPr>
          <w:p w14:paraId="026D6CFC" w14:textId="77777777" w:rsidR="00241B47" w:rsidRPr="00241B47" w:rsidRDefault="00241B47" w:rsidP="00241B47">
            <w:r w:rsidRPr="00241B47">
              <w:t>Description:</w:t>
            </w:r>
          </w:p>
        </w:tc>
        <w:tc>
          <w:tcPr>
            <w:tcW w:w="6316" w:type="dxa"/>
          </w:tcPr>
          <w:p w14:paraId="3AFAAC21" w14:textId="22609966" w:rsidR="00241B47" w:rsidRPr="00241B47" w:rsidRDefault="00241B47" w:rsidP="00241B47">
            <w:r w:rsidRPr="00241B47">
              <w:t xml:space="preserve">A </w:t>
            </w:r>
            <w:r w:rsidR="00EE1D61">
              <w:rPr>
                <w:rFonts w:hint="eastAsia"/>
              </w:rPr>
              <w:t>Buyer</w:t>
            </w:r>
            <w:r w:rsidR="00EE1D61" w:rsidRPr="00241B47">
              <w:t xml:space="preserve"> </w:t>
            </w:r>
            <w:r w:rsidRPr="00241B47">
              <w:t xml:space="preserve">accesses the </w:t>
            </w:r>
            <w:r w:rsidR="00B25292">
              <w:t>webpage</w:t>
            </w:r>
            <w:r w:rsidRPr="00241B47">
              <w:t>, and optionally views the service items from a specify store or the information square, and purchase a service and complete payment.</w:t>
            </w:r>
          </w:p>
        </w:tc>
      </w:tr>
      <w:tr w:rsidR="00241B47" w:rsidRPr="00241B47" w14:paraId="756B7714" w14:textId="77777777" w:rsidTr="009E4641">
        <w:tc>
          <w:tcPr>
            <w:tcW w:w="1980" w:type="dxa"/>
          </w:tcPr>
          <w:p w14:paraId="490293A6" w14:textId="77777777" w:rsidR="00241B47" w:rsidRPr="00241B47" w:rsidRDefault="00241B47" w:rsidP="00241B47">
            <w:r w:rsidRPr="00241B47">
              <w:t>Preconditions:</w:t>
            </w:r>
          </w:p>
        </w:tc>
        <w:tc>
          <w:tcPr>
            <w:tcW w:w="6316" w:type="dxa"/>
          </w:tcPr>
          <w:p w14:paraId="02E7105D" w14:textId="1830F1A5" w:rsidR="00241B47" w:rsidRPr="00241B47" w:rsidRDefault="00241B47" w:rsidP="00241B47">
            <w:r w:rsidRPr="00241B47">
              <w:t xml:space="preserve">1. </w:t>
            </w:r>
            <w:r w:rsidR="00541DB4">
              <w:rPr>
                <w:rFonts w:hint="eastAsia"/>
                <w:kern w:val="0"/>
              </w:rPr>
              <w:t>Buyer</w:t>
            </w:r>
            <w:r w:rsidR="00541DB4" w:rsidRPr="00241B47">
              <w:t xml:space="preserve"> </w:t>
            </w:r>
            <w:r w:rsidRPr="00241B47">
              <w:t xml:space="preserve">is registered and logged into </w:t>
            </w:r>
            <w:bookmarkStart w:id="14" w:name="OLE_LINK53"/>
            <w:r w:rsidR="0041330F">
              <w:t>webpage</w:t>
            </w:r>
            <w:bookmarkEnd w:id="14"/>
            <w:r w:rsidRPr="00241B47">
              <w:t>.</w:t>
            </w:r>
          </w:p>
        </w:tc>
      </w:tr>
      <w:tr w:rsidR="00241B47" w:rsidRPr="00241B47" w14:paraId="35E86083" w14:textId="77777777" w:rsidTr="009E4641">
        <w:tc>
          <w:tcPr>
            <w:tcW w:w="1980" w:type="dxa"/>
          </w:tcPr>
          <w:p w14:paraId="36C43C6B" w14:textId="77777777" w:rsidR="00241B47" w:rsidRPr="00241B47" w:rsidRDefault="00241B47" w:rsidP="00241B47">
            <w:r w:rsidRPr="00241B47">
              <w:t>Postconditions:</w:t>
            </w:r>
          </w:p>
        </w:tc>
        <w:tc>
          <w:tcPr>
            <w:tcW w:w="6316" w:type="dxa"/>
          </w:tcPr>
          <w:p w14:paraId="214EB2E9" w14:textId="55A2A2A8" w:rsidR="00241B47" w:rsidRPr="00241B47" w:rsidRDefault="00241B47" w:rsidP="00241B47">
            <w:r w:rsidRPr="00241B47">
              <w:t xml:space="preserve">1. </w:t>
            </w:r>
            <w:r w:rsidR="006144BB">
              <w:t>W</w:t>
            </w:r>
            <w:r w:rsidR="006144BB">
              <w:rPr>
                <w:rFonts w:hint="eastAsia"/>
                <w:kern w:val="0"/>
              </w:rPr>
              <w:t>ebpage</w:t>
            </w:r>
            <w:r w:rsidR="006144BB" w:rsidRPr="00241B47">
              <w:t xml:space="preserve"> </w:t>
            </w:r>
            <w:r w:rsidRPr="00241B47">
              <w:t xml:space="preserve">receives payment from </w:t>
            </w:r>
            <w:r w:rsidR="004D4D8D">
              <w:rPr>
                <w:rFonts w:hint="eastAsia"/>
                <w:kern w:val="0"/>
              </w:rPr>
              <w:t>Buyer</w:t>
            </w:r>
            <w:r w:rsidRPr="00241B47">
              <w:t>.</w:t>
            </w:r>
          </w:p>
          <w:p w14:paraId="6332468C" w14:textId="77777777" w:rsidR="00241B47" w:rsidRPr="00241B47" w:rsidRDefault="00241B47" w:rsidP="00241B47">
            <w:r w:rsidRPr="00241B47">
              <w:t>2. The shop has confirmed receipt of the order.</w:t>
            </w:r>
          </w:p>
          <w:p w14:paraId="1AC941A7" w14:textId="58B3AB7F" w:rsidR="00241B47" w:rsidRPr="00241B47" w:rsidRDefault="00241B47" w:rsidP="00241B47">
            <w:r w:rsidRPr="00241B47">
              <w:t xml:space="preserve">3. Service order is stored in </w:t>
            </w:r>
            <w:r w:rsidR="00732C16">
              <w:rPr>
                <w:rFonts w:hint="eastAsia"/>
                <w:kern w:val="0"/>
              </w:rPr>
              <w:t>webpage</w:t>
            </w:r>
            <w:r w:rsidR="00732C16" w:rsidRPr="00241B47">
              <w:t xml:space="preserve"> </w:t>
            </w:r>
            <w:r w:rsidRPr="00241B47">
              <w:t>system and wait for completing.</w:t>
            </w:r>
          </w:p>
        </w:tc>
      </w:tr>
      <w:tr w:rsidR="00241B47" w:rsidRPr="00241B47" w14:paraId="6C2DA44D" w14:textId="77777777" w:rsidTr="009E4641">
        <w:tc>
          <w:tcPr>
            <w:tcW w:w="1980" w:type="dxa"/>
          </w:tcPr>
          <w:p w14:paraId="2ECB47F3" w14:textId="77777777" w:rsidR="00241B47" w:rsidRPr="00241B47" w:rsidRDefault="00241B47" w:rsidP="00241B47">
            <w:r w:rsidRPr="00241B47">
              <w:t>Normal Flow:</w:t>
            </w:r>
          </w:p>
        </w:tc>
        <w:tc>
          <w:tcPr>
            <w:tcW w:w="6316" w:type="dxa"/>
          </w:tcPr>
          <w:p w14:paraId="4793FE42" w14:textId="77777777" w:rsidR="00241B47" w:rsidRPr="00241B47" w:rsidRDefault="00241B47" w:rsidP="00241B47">
            <w:pPr>
              <w:rPr>
                <w:b/>
                <w:bCs/>
              </w:rPr>
            </w:pPr>
            <w:r w:rsidRPr="00241B47">
              <w:rPr>
                <w:b/>
                <w:bCs/>
              </w:rPr>
              <w:t>1.0 Purchase a service</w:t>
            </w:r>
          </w:p>
          <w:p w14:paraId="138E00AC" w14:textId="23089B7C" w:rsidR="00241B47" w:rsidRPr="00241B47" w:rsidRDefault="00241B47" w:rsidP="00241B47">
            <w:r w:rsidRPr="00241B47">
              <w:t xml:space="preserve">1. </w:t>
            </w:r>
            <w:r w:rsidR="004D01DC">
              <w:rPr>
                <w:rFonts w:hint="eastAsia"/>
              </w:rPr>
              <w:t>Buyer</w:t>
            </w:r>
            <w:r w:rsidR="004D01DC" w:rsidRPr="00241B47">
              <w:t xml:space="preserve"> </w:t>
            </w:r>
            <w:r w:rsidRPr="00241B47">
              <w:t xml:space="preserve">asks to view list of service items for a specified service. </w:t>
            </w:r>
          </w:p>
          <w:p w14:paraId="49BC8007" w14:textId="1C8D97DD" w:rsidR="00241B47" w:rsidRPr="00241B47" w:rsidRDefault="00241B47" w:rsidP="00241B47">
            <w:r w:rsidRPr="00241B47">
              <w:t xml:space="preserve">2. </w:t>
            </w:r>
            <w:bookmarkStart w:id="15" w:name="OLE_LINK54"/>
            <w:r w:rsidR="00595F5C">
              <w:t>W</w:t>
            </w:r>
            <w:r w:rsidR="00595F5C">
              <w:rPr>
                <w:rFonts w:hint="eastAsia"/>
                <w:kern w:val="0"/>
              </w:rPr>
              <w:t>ebpage</w:t>
            </w:r>
            <w:r w:rsidR="00595F5C" w:rsidRPr="00241B47">
              <w:t xml:space="preserve"> </w:t>
            </w:r>
            <w:bookmarkEnd w:id="15"/>
            <w:r w:rsidRPr="00241B47">
              <w:t xml:space="preserve">displays list of available service items and relevant details (such as price, score, and </w:t>
            </w:r>
            <w:r w:rsidRPr="00241B47">
              <w:rPr>
                <w:rFonts w:hint="eastAsia"/>
              </w:rPr>
              <w:t>shop</w:t>
            </w:r>
            <w:r w:rsidRPr="00241B47">
              <w:t>).</w:t>
            </w:r>
          </w:p>
          <w:p w14:paraId="5F887990" w14:textId="30E9F7AE" w:rsidR="00241B47" w:rsidRPr="00241B47" w:rsidRDefault="00241B47" w:rsidP="00241B47">
            <w:r w:rsidRPr="00241B47">
              <w:t xml:space="preserve">3. </w:t>
            </w:r>
            <w:r w:rsidR="00A627CD">
              <w:rPr>
                <w:rFonts w:hint="eastAsia"/>
                <w:kern w:val="0"/>
              </w:rPr>
              <w:t>Buyer</w:t>
            </w:r>
            <w:r w:rsidR="00A627CD" w:rsidRPr="00241B47">
              <w:t xml:space="preserve"> </w:t>
            </w:r>
            <w:r w:rsidRPr="00241B47">
              <w:t>selects one service item, and add it into shopping cart.</w:t>
            </w:r>
          </w:p>
          <w:p w14:paraId="11AC6E2B" w14:textId="3DDE9AC6" w:rsidR="00241B47" w:rsidRPr="00241B47" w:rsidRDefault="00241B47" w:rsidP="00241B47">
            <w:r w:rsidRPr="00241B47">
              <w:t xml:space="preserve">4. </w:t>
            </w:r>
            <w:r w:rsidR="001278E0">
              <w:t>W</w:t>
            </w:r>
            <w:r w:rsidR="001278E0">
              <w:rPr>
                <w:rFonts w:hint="eastAsia"/>
                <w:kern w:val="0"/>
              </w:rPr>
              <w:t>ebpage</w:t>
            </w:r>
            <w:r w:rsidR="001278E0" w:rsidRPr="00241B47">
              <w:t xml:space="preserve"> </w:t>
            </w:r>
            <w:r w:rsidRPr="00241B47">
              <w:t>displays the product is added successfully.</w:t>
            </w:r>
          </w:p>
          <w:p w14:paraId="1F0B2DD5" w14:textId="0B1E86C5" w:rsidR="00241B47" w:rsidRPr="00241B47" w:rsidRDefault="00241B47" w:rsidP="00241B47">
            <w:r w:rsidRPr="00241B47">
              <w:t xml:space="preserve">5. </w:t>
            </w:r>
            <w:r w:rsidR="009F1E4E">
              <w:rPr>
                <w:rFonts w:hint="eastAsia"/>
                <w:kern w:val="0"/>
              </w:rPr>
              <w:t>Buyer</w:t>
            </w:r>
            <w:r w:rsidR="009F1E4E" w:rsidRPr="00241B47">
              <w:t xml:space="preserve"> </w:t>
            </w:r>
            <w:r w:rsidRPr="00241B47">
              <w:t>asks to view shopping cart.</w:t>
            </w:r>
          </w:p>
          <w:p w14:paraId="0AE9FF6D" w14:textId="3781E43D" w:rsidR="00241B47" w:rsidRPr="00241B47" w:rsidRDefault="00241B47" w:rsidP="00241B47">
            <w:r w:rsidRPr="00241B47">
              <w:lastRenderedPageBreak/>
              <w:t xml:space="preserve">6. </w:t>
            </w:r>
            <w:bookmarkStart w:id="16" w:name="OLE_LINK8"/>
            <w:r w:rsidRPr="00241B47">
              <w:t xml:space="preserve">Shopping cart of </w:t>
            </w:r>
            <w:r w:rsidR="00143ADF">
              <w:rPr>
                <w:rFonts w:hint="eastAsia"/>
                <w:kern w:val="0"/>
              </w:rPr>
              <w:t xml:space="preserve">Webpage </w:t>
            </w:r>
            <w:r w:rsidRPr="00241B47">
              <w:t xml:space="preserve">displays added service items, individual prices, and total price, including any taxes and delivery charge. </w:t>
            </w:r>
            <w:bookmarkEnd w:id="16"/>
          </w:p>
          <w:p w14:paraId="4DF8B12B" w14:textId="09B44AF1" w:rsidR="00241B47" w:rsidRPr="00241B47" w:rsidRDefault="00241B47" w:rsidP="00241B47">
            <w:r w:rsidRPr="00241B47">
              <w:t xml:space="preserve">7. </w:t>
            </w:r>
            <w:r w:rsidR="00A21107">
              <w:rPr>
                <w:rFonts w:hint="eastAsia"/>
                <w:kern w:val="0"/>
              </w:rPr>
              <w:t>Buyer</w:t>
            </w:r>
            <w:r w:rsidR="00A21107" w:rsidRPr="00241B47">
              <w:t xml:space="preserve"> </w:t>
            </w:r>
            <w:r w:rsidRPr="00241B47">
              <w:t xml:space="preserve">confirms </w:t>
            </w:r>
            <w:bookmarkStart w:id="17" w:name="OLE_LINK10"/>
            <w:r w:rsidRPr="00241B47">
              <w:t xml:space="preserve">services </w:t>
            </w:r>
            <w:bookmarkEnd w:id="17"/>
            <w:r w:rsidRPr="00241B47">
              <w:t xml:space="preserve">order or requests to modify services order (back to step 3). </w:t>
            </w:r>
          </w:p>
          <w:p w14:paraId="58B19DC7" w14:textId="055C53B6" w:rsidR="00241B47" w:rsidRPr="00241B47" w:rsidRDefault="00241B47" w:rsidP="00241B47">
            <w:r w:rsidRPr="00241B47">
              <w:t xml:space="preserve">8. </w:t>
            </w:r>
            <w:r w:rsidR="00CC57FC">
              <w:rPr>
                <w:rFonts w:hint="eastAsia"/>
                <w:kern w:val="0"/>
              </w:rPr>
              <w:t>Buyer</w:t>
            </w:r>
            <w:r w:rsidR="00CC57FC" w:rsidRPr="00241B47">
              <w:t xml:space="preserve"> </w:t>
            </w:r>
            <w:r w:rsidRPr="00241B47">
              <w:t xml:space="preserve">decides to settle and specifies payment method. </w:t>
            </w:r>
          </w:p>
          <w:p w14:paraId="30FECF5C" w14:textId="1D7A4501" w:rsidR="00241B47" w:rsidRPr="00241B47" w:rsidRDefault="00241B47" w:rsidP="00241B47">
            <w:r w:rsidRPr="00241B47">
              <w:t xml:space="preserve">9. </w:t>
            </w:r>
            <w:r w:rsidR="009A0D13">
              <w:rPr>
                <w:rFonts w:hint="eastAsia"/>
                <w:kern w:val="0"/>
              </w:rPr>
              <w:t xml:space="preserve">Webpage </w:t>
            </w:r>
            <w:r w:rsidRPr="00241B47">
              <w:t>confirms acceptance of the order, and notifies shop to complete order.</w:t>
            </w:r>
          </w:p>
          <w:p w14:paraId="3A65BDC3" w14:textId="45A567C3" w:rsidR="00241B47" w:rsidRPr="00241B47" w:rsidRDefault="00241B47" w:rsidP="00241B47">
            <w:r w:rsidRPr="00241B47">
              <w:t xml:space="preserve">10. </w:t>
            </w:r>
            <w:bookmarkStart w:id="18" w:name="OLE_LINK55"/>
            <w:r w:rsidR="002B04BA">
              <w:rPr>
                <w:rFonts w:hint="eastAsia"/>
                <w:kern w:val="0"/>
              </w:rPr>
              <w:t xml:space="preserve">Webpage </w:t>
            </w:r>
            <w:r w:rsidRPr="00241B47">
              <w:t>stores order in database</w:t>
            </w:r>
            <w:r w:rsidRPr="00241B47">
              <w:rPr>
                <w:rFonts w:hint="eastAsia"/>
              </w:rPr>
              <w:t>,</w:t>
            </w:r>
            <w:r w:rsidRPr="00241B47">
              <w:t xml:space="preserve"> and transfers money to shop after the order be completed.</w:t>
            </w:r>
            <w:bookmarkEnd w:id="18"/>
          </w:p>
        </w:tc>
      </w:tr>
      <w:tr w:rsidR="00241B47" w:rsidRPr="00241B47" w14:paraId="0361DEEB" w14:textId="77777777" w:rsidTr="009E4641">
        <w:tc>
          <w:tcPr>
            <w:tcW w:w="1980" w:type="dxa"/>
          </w:tcPr>
          <w:p w14:paraId="2E04FC3C" w14:textId="77777777" w:rsidR="00241B47" w:rsidRPr="00241B47" w:rsidRDefault="00241B47" w:rsidP="00241B47">
            <w:r w:rsidRPr="00241B47">
              <w:lastRenderedPageBreak/>
              <w:t>Alternative Flows:</w:t>
            </w:r>
          </w:p>
        </w:tc>
        <w:tc>
          <w:tcPr>
            <w:tcW w:w="6316" w:type="dxa"/>
          </w:tcPr>
          <w:p w14:paraId="104D50C2" w14:textId="77777777" w:rsidR="00241B47" w:rsidRPr="00241B47" w:rsidRDefault="00241B47" w:rsidP="00241B47">
            <w:r w:rsidRPr="00241B47">
              <w:rPr>
                <w:b/>
                <w:bCs/>
              </w:rPr>
              <w:t xml:space="preserve">1.1 Purchase service from specified </w:t>
            </w:r>
            <w:r w:rsidRPr="00241B47">
              <w:rPr>
                <w:rFonts w:hint="eastAsia"/>
                <w:b/>
                <w:bCs/>
              </w:rPr>
              <w:t>shop</w:t>
            </w:r>
            <w:bookmarkStart w:id="19" w:name="OLE_LINK6"/>
            <w:r w:rsidRPr="00241B47">
              <w:t xml:space="preserve"> (branch at step 1)</w:t>
            </w:r>
            <w:bookmarkEnd w:id="19"/>
          </w:p>
          <w:p w14:paraId="011FD67B" w14:textId="7CB89494" w:rsidR="00241B47" w:rsidRPr="00241B47" w:rsidRDefault="00241B47" w:rsidP="00241B47">
            <w:bookmarkStart w:id="20" w:name="OLE_LINK4"/>
            <w:r w:rsidRPr="00241B47">
              <w:t xml:space="preserve">1. </w:t>
            </w:r>
            <w:bookmarkStart w:id="21" w:name="OLE_LINK3"/>
            <w:r w:rsidR="009D15C7">
              <w:rPr>
                <w:rFonts w:hint="eastAsia"/>
                <w:kern w:val="0"/>
              </w:rPr>
              <w:t>Buyer</w:t>
            </w:r>
            <w:r w:rsidR="009D15C7" w:rsidRPr="00241B47">
              <w:t xml:space="preserve"> </w:t>
            </w:r>
            <w:r w:rsidRPr="00241B47">
              <w:t xml:space="preserve">views service items from a specified </w:t>
            </w:r>
            <w:bookmarkStart w:id="22" w:name="OLE_LINK5"/>
            <w:r w:rsidRPr="00241B47">
              <w:t>shop</w:t>
            </w:r>
            <w:bookmarkEnd w:id="22"/>
            <w:r w:rsidRPr="00241B47">
              <w:t>.</w:t>
            </w:r>
            <w:bookmarkEnd w:id="20"/>
            <w:bookmarkEnd w:id="21"/>
          </w:p>
          <w:p w14:paraId="3D73E268" w14:textId="77777777" w:rsidR="00241B47" w:rsidRPr="00241B47" w:rsidRDefault="00241B47" w:rsidP="00241B47">
            <w:r w:rsidRPr="00241B47">
              <w:t>2. Return to step 3.</w:t>
            </w:r>
          </w:p>
          <w:p w14:paraId="21C192B1" w14:textId="77777777" w:rsidR="00241B47" w:rsidRPr="00241B47" w:rsidRDefault="00241B47" w:rsidP="00241B47"/>
          <w:p w14:paraId="1A254640" w14:textId="77777777" w:rsidR="00241B47" w:rsidRPr="00241B47" w:rsidRDefault="00241B47" w:rsidP="00241B47">
            <w:r w:rsidRPr="00241B47">
              <w:rPr>
                <w:b/>
                <w:bCs/>
              </w:rPr>
              <w:t>1.2 Purchase service from information square</w:t>
            </w:r>
            <w:r w:rsidRPr="00241B47">
              <w:t xml:space="preserve"> </w:t>
            </w:r>
            <w:bookmarkStart w:id="23" w:name="OLE_LINK7"/>
            <w:r w:rsidRPr="00241B47">
              <w:t>(branch at step 1)</w:t>
            </w:r>
          </w:p>
          <w:bookmarkEnd w:id="23"/>
          <w:p w14:paraId="2304D6B3" w14:textId="2D4AEAAE" w:rsidR="00241B47" w:rsidRPr="00241B47" w:rsidRDefault="00241B47" w:rsidP="00241B47">
            <w:r w:rsidRPr="00241B47">
              <w:t xml:space="preserve">1. </w:t>
            </w:r>
            <w:r w:rsidR="00C03D6B">
              <w:rPr>
                <w:rFonts w:hint="eastAsia"/>
                <w:kern w:val="0"/>
              </w:rPr>
              <w:t>Buyer</w:t>
            </w:r>
            <w:r w:rsidR="00C03D6B" w:rsidRPr="00241B47">
              <w:t xml:space="preserve"> </w:t>
            </w:r>
            <w:r w:rsidRPr="00241B47">
              <w:t>views messages from information square.</w:t>
            </w:r>
          </w:p>
          <w:p w14:paraId="0BAD5584" w14:textId="3E39CDD1" w:rsidR="00241B47" w:rsidRPr="00241B47" w:rsidRDefault="00241B47" w:rsidP="00241B47">
            <w:r w:rsidRPr="00241B47">
              <w:t xml:space="preserve">2. </w:t>
            </w:r>
            <w:r w:rsidR="00C03D6B">
              <w:rPr>
                <w:rFonts w:hint="eastAsia"/>
                <w:kern w:val="0"/>
              </w:rPr>
              <w:t>Buyer</w:t>
            </w:r>
            <w:r w:rsidR="00C03D6B" w:rsidRPr="00241B47">
              <w:t xml:space="preserve"> </w:t>
            </w:r>
            <w:r w:rsidRPr="00241B47">
              <w:t>views service in a specified message.</w:t>
            </w:r>
          </w:p>
          <w:p w14:paraId="13B65D2E" w14:textId="77777777" w:rsidR="00241B47" w:rsidRPr="00241B47" w:rsidRDefault="00241B47" w:rsidP="00241B47">
            <w:r w:rsidRPr="00241B47">
              <w:t>3. Return to step 3.</w:t>
            </w:r>
          </w:p>
          <w:p w14:paraId="56217857" w14:textId="77777777" w:rsidR="00241B47" w:rsidRPr="00241B47" w:rsidRDefault="00241B47" w:rsidP="00241B47"/>
          <w:p w14:paraId="5D127825" w14:textId="77777777" w:rsidR="00241B47" w:rsidRPr="00241B47" w:rsidRDefault="00241B47" w:rsidP="00241B47">
            <w:r w:rsidRPr="00241B47">
              <w:rPr>
                <w:b/>
                <w:bCs/>
              </w:rPr>
              <w:t>1.3 Purchase multiple services</w:t>
            </w:r>
            <w:r w:rsidRPr="00241B47">
              <w:t xml:space="preserve"> (branch after step 4)</w:t>
            </w:r>
          </w:p>
          <w:p w14:paraId="28981BC7" w14:textId="71D4516F" w:rsidR="00241B47" w:rsidRPr="00241B47" w:rsidRDefault="00241B47" w:rsidP="00241B47">
            <w:r w:rsidRPr="00241B47">
              <w:t xml:space="preserve">1. </w:t>
            </w:r>
            <w:r w:rsidR="00E506CD">
              <w:rPr>
                <w:rFonts w:hint="eastAsia"/>
                <w:kern w:val="0"/>
              </w:rPr>
              <w:t>Buyer</w:t>
            </w:r>
            <w:r w:rsidR="00E506CD" w:rsidRPr="00241B47">
              <w:t xml:space="preserve"> </w:t>
            </w:r>
            <w:r w:rsidRPr="00241B47">
              <w:t>selects another service, and add it into shopping cart.</w:t>
            </w:r>
          </w:p>
          <w:p w14:paraId="6E6E7031" w14:textId="77777777" w:rsidR="00241B47" w:rsidRPr="00241B47" w:rsidRDefault="00241B47" w:rsidP="00241B47">
            <w:r w:rsidRPr="00241B47">
              <w:t>2. Return to step 4.</w:t>
            </w:r>
          </w:p>
          <w:p w14:paraId="1DD2EBE8" w14:textId="77777777" w:rsidR="00241B47" w:rsidRPr="00241B47" w:rsidRDefault="00241B47" w:rsidP="00241B47"/>
          <w:p w14:paraId="3FB0F088" w14:textId="77777777" w:rsidR="00241B47" w:rsidRPr="00241B47" w:rsidRDefault="00241B47" w:rsidP="00241B47">
            <w:r w:rsidRPr="00241B47">
              <w:rPr>
                <w:b/>
                <w:bCs/>
              </w:rPr>
              <w:t>1.4 Delete products from shopping cart</w:t>
            </w:r>
            <w:r w:rsidRPr="00241B47">
              <w:t xml:space="preserve"> (branch after step 6)</w:t>
            </w:r>
          </w:p>
          <w:p w14:paraId="020875AA" w14:textId="65A19FD2" w:rsidR="00241B47" w:rsidRPr="00241B47" w:rsidRDefault="00241B47" w:rsidP="00241B47">
            <w:r w:rsidRPr="00241B47">
              <w:t xml:space="preserve">1. </w:t>
            </w:r>
            <w:bookmarkStart w:id="24" w:name="OLE_LINK16"/>
            <w:r w:rsidR="00746A5E">
              <w:rPr>
                <w:rFonts w:hint="eastAsia"/>
                <w:kern w:val="0"/>
              </w:rPr>
              <w:t>Buyer</w:t>
            </w:r>
            <w:r w:rsidR="00746A5E" w:rsidRPr="00241B47">
              <w:t xml:space="preserve"> </w:t>
            </w:r>
            <w:bookmarkEnd w:id="24"/>
            <w:r w:rsidRPr="00241B47">
              <w:t>selects specified products and delete.</w:t>
            </w:r>
          </w:p>
          <w:p w14:paraId="1996AF96" w14:textId="77777777" w:rsidR="00241B47" w:rsidRPr="00241B47" w:rsidRDefault="00241B47" w:rsidP="00241B47">
            <w:r w:rsidRPr="00241B47">
              <w:t>2. Return to step 6.</w:t>
            </w:r>
          </w:p>
          <w:p w14:paraId="44DAC325" w14:textId="77777777" w:rsidR="00241B47" w:rsidRPr="00241B47" w:rsidRDefault="00241B47" w:rsidP="00241B47"/>
          <w:p w14:paraId="177D2F05" w14:textId="77777777" w:rsidR="00241B47" w:rsidRPr="00241B47" w:rsidRDefault="00241B47" w:rsidP="00241B47">
            <w:r w:rsidRPr="00241B47">
              <w:rPr>
                <w:b/>
                <w:bCs/>
              </w:rPr>
              <w:t>1.5 Purchase services by filtering</w:t>
            </w:r>
            <w:r w:rsidRPr="00241B47">
              <w:t xml:space="preserve"> (branch at step 1)</w:t>
            </w:r>
          </w:p>
          <w:p w14:paraId="38819EB8" w14:textId="3BDD6871" w:rsidR="00241B47" w:rsidRPr="00241B47" w:rsidRDefault="00241B47" w:rsidP="00241B47">
            <w:r w:rsidRPr="00241B47">
              <w:rPr>
                <w:rFonts w:hint="eastAsia"/>
              </w:rPr>
              <w:t>1</w:t>
            </w:r>
            <w:r w:rsidRPr="00241B47">
              <w:t xml:space="preserve">. </w:t>
            </w:r>
            <w:r w:rsidR="00B41F64">
              <w:rPr>
                <w:rFonts w:hint="eastAsia"/>
                <w:kern w:val="0"/>
              </w:rPr>
              <w:t>Buyer</w:t>
            </w:r>
            <w:r w:rsidR="00B41F64" w:rsidRPr="00241B47">
              <w:t xml:space="preserve"> </w:t>
            </w:r>
            <w:r w:rsidRPr="00241B47">
              <w:t>enter the key words of the services they want.</w:t>
            </w:r>
          </w:p>
          <w:p w14:paraId="5FB2D2C2" w14:textId="70E0D520" w:rsidR="00241B47" w:rsidRPr="00241B47" w:rsidRDefault="00241B47" w:rsidP="00241B47">
            <w:r w:rsidRPr="00241B47">
              <w:t xml:space="preserve">2. The </w:t>
            </w:r>
            <w:r w:rsidR="00814F7F">
              <w:t>webpage</w:t>
            </w:r>
            <w:r w:rsidRPr="00241B47">
              <w:t xml:space="preserve"> display the searching results.</w:t>
            </w:r>
          </w:p>
          <w:p w14:paraId="6A4C351D" w14:textId="77777777" w:rsidR="00241B47" w:rsidRPr="00241B47" w:rsidRDefault="00241B47" w:rsidP="00241B47">
            <w:r w:rsidRPr="00241B47">
              <w:rPr>
                <w:rFonts w:hint="eastAsia"/>
              </w:rPr>
              <w:t>3</w:t>
            </w:r>
            <w:r w:rsidRPr="00241B47">
              <w:t>. Return to step 3.</w:t>
            </w:r>
          </w:p>
          <w:p w14:paraId="089E952C" w14:textId="77777777" w:rsidR="00241B47" w:rsidRPr="00241B47" w:rsidRDefault="00241B47" w:rsidP="00241B47"/>
          <w:p w14:paraId="46CD6139" w14:textId="77777777" w:rsidR="00241B47" w:rsidRPr="00241B47" w:rsidRDefault="00241B47" w:rsidP="00241B47">
            <w:r w:rsidRPr="00241B47">
              <w:rPr>
                <w:b/>
                <w:bCs/>
              </w:rPr>
              <w:t>1.6 Purchase services from category</w:t>
            </w:r>
            <w:r w:rsidRPr="00241B47">
              <w:t xml:space="preserve"> (branch at step 1)</w:t>
            </w:r>
          </w:p>
          <w:p w14:paraId="50178FF0" w14:textId="592E6692" w:rsidR="00241B47" w:rsidRPr="00241B47" w:rsidRDefault="00241B47" w:rsidP="00241B47">
            <w:r w:rsidRPr="00241B47">
              <w:t xml:space="preserve">1. </w:t>
            </w:r>
            <w:r w:rsidR="00091615">
              <w:rPr>
                <w:rFonts w:hint="eastAsia"/>
                <w:kern w:val="0"/>
              </w:rPr>
              <w:t xml:space="preserve">Buyer </w:t>
            </w:r>
            <w:r w:rsidRPr="00241B47">
              <w:t>choose a specific category page for browsing.</w:t>
            </w:r>
          </w:p>
          <w:p w14:paraId="32F9C7ED" w14:textId="77777777" w:rsidR="00241B47" w:rsidRPr="00241B47" w:rsidRDefault="00241B47" w:rsidP="00241B47">
            <w:r w:rsidRPr="00241B47">
              <w:rPr>
                <w:rFonts w:hint="eastAsia"/>
              </w:rPr>
              <w:t>2</w:t>
            </w:r>
            <w:r w:rsidRPr="00241B47">
              <w:t>. Return to step 3.</w:t>
            </w:r>
          </w:p>
          <w:p w14:paraId="33778B7E" w14:textId="77777777" w:rsidR="00241B47" w:rsidRPr="00241B47" w:rsidRDefault="00241B47" w:rsidP="00241B47"/>
          <w:p w14:paraId="0C2F23B0" w14:textId="77777777" w:rsidR="00241B47" w:rsidRPr="00241B47" w:rsidRDefault="00241B47" w:rsidP="00241B47">
            <w:r w:rsidRPr="00241B47">
              <w:rPr>
                <w:b/>
                <w:bCs/>
              </w:rPr>
              <w:t xml:space="preserve">1.7 Claim for </w:t>
            </w:r>
            <w:bookmarkStart w:id="25" w:name="OLE_LINK21"/>
            <w:r w:rsidRPr="00241B47">
              <w:rPr>
                <w:b/>
                <w:bCs/>
              </w:rPr>
              <w:t>refund</w:t>
            </w:r>
            <w:r w:rsidRPr="00241B47">
              <w:t xml:space="preserve"> </w:t>
            </w:r>
            <w:bookmarkEnd w:id="25"/>
            <w:r w:rsidRPr="00241B47">
              <w:t>(branch after step 8)</w:t>
            </w:r>
          </w:p>
          <w:p w14:paraId="0778D249" w14:textId="36C13624" w:rsidR="00241B47" w:rsidRPr="00241B47" w:rsidRDefault="00241B47" w:rsidP="00241B47">
            <w:r w:rsidRPr="00241B47">
              <w:t xml:space="preserve">1. </w:t>
            </w:r>
            <w:r w:rsidR="000F19D3">
              <w:rPr>
                <w:rFonts w:hint="eastAsia"/>
                <w:kern w:val="0"/>
              </w:rPr>
              <w:t xml:space="preserve">Buyer </w:t>
            </w:r>
            <w:r w:rsidRPr="00241B47">
              <w:t xml:space="preserve">finds the item to be refunded in the history, and </w:t>
            </w:r>
            <w:r w:rsidRPr="00241B47">
              <w:rPr>
                <w:rFonts w:hint="eastAsia"/>
              </w:rPr>
              <w:t>claim</w:t>
            </w:r>
            <w:r w:rsidRPr="00241B47">
              <w:t>s for refund.</w:t>
            </w:r>
          </w:p>
          <w:p w14:paraId="4127E89A" w14:textId="5AC7BF45" w:rsidR="00241B47" w:rsidRPr="00241B47" w:rsidRDefault="00241B47" w:rsidP="00241B47">
            <w:r w:rsidRPr="00241B47">
              <w:t xml:space="preserve">2. Upon receipt of the request, </w:t>
            </w:r>
            <w:r w:rsidR="000F050C">
              <w:t>Webpage</w:t>
            </w:r>
            <w:r w:rsidRPr="00241B47">
              <w:t xml:space="preserve"> initiates a refund and may compensate the store by deducting a certain amount of penalty according to the rules of </w:t>
            </w:r>
            <w:r w:rsidR="001F0175">
              <w:t>Webpage</w:t>
            </w:r>
            <w:r w:rsidRPr="00241B47">
              <w:t>.</w:t>
            </w:r>
          </w:p>
          <w:p w14:paraId="33132A9F" w14:textId="77777777" w:rsidR="00241B47" w:rsidRPr="00241B47" w:rsidRDefault="00241B47" w:rsidP="00241B47">
            <w:r w:rsidRPr="00241B47">
              <w:t>3. Return to step 1.</w:t>
            </w:r>
          </w:p>
          <w:p w14:paraId="0156E4F7" w14:textId="77777777" w:rsidR="00241B47" w:rsidRPr="00241B47" w:rsidRDefault="00241B47" w:rsidP="00241B47"/>
          <w:p w14:paraId="7D9A8AFA" w14:textId="77777777" w:rsidR="00241B47" w:rsidRPr="00241B47" w:rsidRDefault="00241B47" w:rsidP="00241B47">
            <w:r w:rsidRPr="00241B47">
              <w:rPr>
                <w:b/>
                <w:bCs/>
              </w:rPr>
              <w:t xml:space="preserve">1.8 Claim for </w:t>
            </w:r>
            <w:bookmarkStart w:id="26" w:name="OLE_LINK22"/>
            <w:r w:rsidRPr="00241B47">
              <w:rPr>
                <w:b/>
                <w:bCs/>
              </w:rPr>
              <w:t>invoice</w:t>
            </w:r>
            <w:r w:rsidRPr="00241B47">
              <w:t xml:space="preserve"> </w:t>
            </w:r>
            <w:bookmarkEnd w:id="26"/>
            <w:r w:rsidRPr="00241B47">
              <w:t>(branch after step 8)</w:t>
            </w:r>
          </w:p>
          <w:p w14:paraId="2CD2A251" w14:textId="08BC8FCB" w:rsidR="00241B47" w:rsidRPr="00241B47" w:rsidRDefault="00241B47" w:rsidP="00241B47">
            <w:r w:rsidRPr="00241B47">
              <w:lastRenderedPageBreak/>
              <w:t xml:space="preserve">1. </w:t>
            </w:r>
            <w:r w:rsidR="00B56A22">
              <w:rPr>
                <w:rFonts w:hint="eastAsia"/>
                <w:kern w:val="0"/>
              </w:rPr>
              <w:t xml:space="preserve">Buyer </w:t>
            </w:r>
            <w:r w:rsidRPr="00241B47">
              <w:t>selects specified products to claim for invoice.</w:t>
            </w:r>
          </w:p>
          <w:p w14:paraId="27A9C86E" w14:textId="61520A30" w:rsidR="00241B47" w:rsidRPr="00241B47" w:rsidRDefault="00241B47" w:rsidP="00241B47">
            <w:r w:rsidRPr="00241B47">
              <w:t xml:space="preserve">2. Shop provides invoices to </w:t>
            </w:r>
            <w:r w:rsidR="00B46B51">
              <w:rPr>
                <w:rFonts w:hint="eastAsia"/>
                <w:kern w:val="0"/>
              </w:rPr>
              <w:t>Buyer</w:t>
            </w:r>
            <w:r w:rsidRPr="00241B47">
              <w:t>.</w:t>
            </w:r>
          </w:p>
          <w:p w14:paraId="377AF6FB" w14:textId="77777777" w:rsidR="00241B47" w:rsidRPr="00241B47" w:rsidRDefault="00241B47" w:rsidP="00241B47">
            <w:r w:rsidRPr="00241B47">
              <w:t>3. Return to step 1.</w:t>
            </w:r>
          </w:p>
        </w:tc>
      </w:tr>
      <w:tr w:rsidR="00241B47" w:rsidRPr="00241B47" w14:paraId="18BCC141" w14:textId="77777777" w:rsidTr="009E4641">
        <w:tc>
          <w:tcPr>
            <w:tcW w:w="1980" w:type="dxa"/>
          </w:tcPr>
          <w:p w14:paraId="5CB187C7" w14:textId="77777777" w:rsidR="00241B47" w:rsidRPr="00241B47" w:rsidRDefault="00241B47" w:rsidP="00241B47">
            <w:r w:rsidRPr="00241B47">
              <w:lastRenderedPageBreak/>
              <w:t>Exceptions:</w:t>
            </w:r>
          </w:p>
        </w:tc>
        <w:tc>
          <w:tcPr>
            <w:tcW w:w="6316" w:type="dxa"/>
          </w:tcPr>
          <w:p w14:paraId="21B2D628" w14:textId="77777777" w:rsidR="00241B47" w:rsidRPr="00241B47" w:rsidRDefault="00241B47" w:rsidP="00241B47">
            <w:r w:rsidRPr="00241B47">
              <w:rPr>
                <w:b/>
                <w:bCs/>
              </w:rPr>
              <w:t>1.0.E.1 Products in shopping cart are off-shelve</w:t>
            </w:r>
            <w:r w:rsidRPr="00241B47">
              <w:t xml:space="preserve"> (at step 7)</w:t>
            </w:r>
          </w:p>
          <w:p w14:paraId="64CE6F7B" w14:textId="18089A0E" w:rsidR="00241B47" w:rsidRPr="00241B47" w:rsidRDefault="00241B47" w:rsidP="00241B47">
            <w:r w:rsidRPr="00241B47">
              <w:t xml:space="preserve">1. </w:t>
            </w:r>
            <w:r w:rsidR="0062238F">
              <w:t>Webpage</w:t>
            </w:r>
            <w:r w:rsidRPr="00241B47">
              <w:t xml:space="preserve"> informs </w:t>
            </w:r>
            <w:r w:rsidR="0063091C">
              <w:rPr>
                <w:rFonts w:hint="eastAsia"/>
                <w:kern w:val="0"/>
              </w:rPr>
              <w:t xml:space="preserve">Buyer </w:t>
            </w:r>
            <w:r w:rsidRPr="00241B47">
              <w:t>products are not available, and asks if delete products from shopping cart.</w:t>
            </w:r>
          </w:p>
          <w:p w14:paraId="5E97AF4D" w14:textId="3DF1C17F" w:rsidR="00241B47" w:rsidRPr="00241B47" w:rsidRDefault="00241B47" w:rsidP="00241B47">
            <w:r w:rsidRPr="00241B47">
              <w:t xml:space="preserve">2a. </w:t>
            </w:r>
            <w:r w:rsidR="00560C04">
              <w:rPr>
                <w:rFonts w:hint="eastAsia"/>
                <w:kern w:val="0"/>
              </w:rPr>
              <w:t xml:space="preserve">Buyer </w:t>
            </w:r>
            <w:r w:rsidRPr="00241B47">
              <w:t>deletes unavailable products.</w:t>
            </w:r>
          </w:p>
          <w:p w14:paraId="7C2D1335" w14:textId="73B9194C" w:rsidR="00241B47" w:rsidRPr="00241B47" w:rsidRDefault="00241B47" w:rsidP="00241B47">
            <w:r w:rsidRPr="00241B47">
              <w:t xml:space="preserve">2b. </w:t>
            </w:r>
            <w:r w:rsidR="005E30FF">
              <w:t>Webpage</w:t>
            </w:r>
            <w:r w:rsidRPr="00241B47">
              <w:t xml:space="preserve"> updates shopping cart.</w:t>
            </w:r>
          </w:p>
          <w:p w14:paraId="6846CA38" w14:textId="77777777" w:rsidR="00241B47" w:rsidRPr="00241B47" w:rsidRDefault="00241B47" w:rsidP="00241B47"/>
          <w:p w14:paraId="7EC8AAD2" w14:textId="77777777" w:rsidR="00241B47" w:rsidRPr="00241B47" w:rsidRDefault="00241B47" w:rsidP="00241B47">
            <w:r w:rsidRPr="00241B47">
              <w:rPr>
                <w:b/>
                <w:bCs/>
              </w:rPr>
              <w:t>1.5.E.1 Product is not refundable</w:t>
            </w:r>
            <w:r w:rsidRPr="00241B47">
              <w:t xml:space="preserve"> (at step 2)</w:t>
            </w:r>
          </w:p>
          <w:p w14:paraId="734E2A61" w14:textId="4810711A" w:rsidR="00241B47" w:rsidRPr="00241B47" w:rsidRDefault="00241B47" w:rsidP="00241B47">
            <w:r w:rsidRPr="00241B47">
              <w:t xml:space="preserve">1. </w:t>
            </w:r>
            <w:r w:rsidR="0039179C">
              <w:t>Webpage</w:t>
            </w:r>
            <w:r w:rsidRPr="00241B47">
              <w:t xml:space="preserve"> informs </w:t>
            </w:r>
            <w:bookmarkStart w:id="27" w:name="OLE_LINK18"/>
            <w:r w:rsidR="00CC40F1">
              <w:rPr>
                <w:rFonts w:hint="eastAsia"/>
                <w:kern w:val="0"/>
              </w:rPr>
              <w:t xml:space="preserve">Buyer </w:t>
            </w:r>
            <w:bookmarkEnd w:id="27"/>
            <w:r w:rsidRPr="00241B47">
              <w:t>the product is not refundable for specific reasons, and provides manual services entrance.</w:t>
            </w:r>
          </w:p>
        </w:tc>
      </w:tr>
      <w:tr w:rsidR="00241B47" w:rsidRPr="00241B47" w14:paraId="78AC4B1E" w14:textId="77777777" w:rsidTr="009E4641">
        <w:tc>
          <w:tcPr>
            <w:tcW w:w="1980" w:type="dxa"/>
          </w:tcPr>
          <w:p w14:paraId="1C4E9163" w14:textId="77777777" w:rsidR="00241B47" w:rsidRPr="00241B47" w:rsidRDefault="00241B47" w:rsidP="00241B47">
            <w:r w:rsidRPr="00241B47">
              <w:t>Includes:</w:t>
            </w:r>
          </w:p>
        </w:tc>
        <w:tc>
          <w:tcPr>
            <w:tcW w:w="6316" w:type="dxa"/>
          </w:tcPr>
          <w:p w14:paraId="0D2C5457" w14:textId="77777777" w:rsidR="00241B47" w:rsidRPr="00241B47" w:rsidRDefault="00241B47" w:rsidP="00241B47">
            <w:r w:rsidRPr="00241B47">
              <w:t>None</w:t>
            </w:r>
          </w:p>
        </w:tc>
      </w:tr>
      <w:tr w:rsidR="00241B47" w:rsidRPr="00241B47" w14:paraId="1EA3E42F" w14:textId="77777777" w:rsidTr="009E4641">
        <w:tc>
          <w:tcPr>
            <w:tcW w:w="1980" w:type="dxa"/>
          </w:tcPr>
          <w:p w14:paraId="04CAC2FA" w14:textId="77777777" w:rsidR="00241B47" w:rsidRPr="00241B47" w:rsidRDefault="00241B47" w:rsidP="00241B47">
            <w:r w:rsidRPr="00241B47">
              <w:t>Priority:</w:t>
            </w:r>
          </w:p>
        </w:tc>
        <w:tc>
          <w:tcPr>
            <w:tcW w:w="6316" w:type="dxa"/>
          </w:tcPr>
          <w:p w14:paraId="71A694B5" w14:textId="77777777" w:rsidR="00241B47" w:rsidRPr="00241B47" w:rsidRDefault="00241B47" w:rsidP="00241B47">
            <w:r w:rsidRPr="00241B47">
              <w:t>High</w:t>
            </w:r>
          </w:p>
        </w:tc>
      </w:tr>
      <w:tr w:rsidR="00241B47" w:rsidRPr="00241B47" w14:paraId="3ED8DBC6" w14:textId="77777777" w:rsidTr="009E4641">
        <w:tc>
          <w:tcPr>
            <w:tcW w:w="1980" w:type="dxa"/>
          </w:tcPr>
          <w:p w14:paraId="10759F71" w14:textId="77777777" w:rsidR="00241B47" w:rsidRPr="00241B47" w:rsidRDefault="00241B47" w:rsidP="00241B47">
            <w:r w:rsidRPr="00241B47">
              <w:t>Frequency of Use:</w:t>
            </w:r>
          </w:p>
        </w:tc>
        <w:tc>
          <w:tcPr>
            <w:tcW w:w="6316" w:type="dxa"/>
          </w:tcPr>
          <w:p w14:paraId="0B7266A7" w14:textId="77777777" w:rsidR="00241B47" w:rsidRPr="00241B47" w:rsidRDefault="00241B47" w:rsidP="00241B47">
            <w:r w:rsidRPr="00241B47">
              <w:t xml:space="preserve">Approximately 500 users, average of one usage per day </w:t>
            </w:r>
          </w:p>
        </w:tc>
      </w:tr>
      <w:tr w:rsidR="00241B47" w:rsidRPr="00241B47" w14:paraId="2750470F" w14:textId="77777777" w:rsidTr="009E4641">
        <w:tc>
          <w:tcPr>
            <w:tcW w:w="1980" w:type="dxa"/>
          </w:tcPr>
          <w:p w14:paraId="7F930294" w14:textId="77777777" w:rsidR="00241B47" w:rsidRPr="00241B47" w:rsidRDefault="00241B47" w:rsidP="00241B47">
            <w:r w:rsidRPr="00241B47">
              <w:t>Special Requirements:</w:t>
            </w:r>
          </w:p>
        </w:tc>
        <w:tc>
          <w:tcPr>
            <w:tcW w:w="6316" w:type="dxa"/>
          </w:tcPr>
          <w:p w14:paraId="45D6E4D2" w14:textId="0291BCB8" w:rsidR="00241B47" w:rsidRPr="00241B47" w:rsidRDefault="00241B47" w:rsidP="00241B47">
            <w:r w:rsidRPr="00241B47">
              <w:t xml:space="preserve">1. </w:t>
            </w:r>
            <w:r w:rsidR="003B52DB">
              <w:rPr>
                <w:rFonts w:hint="eastAsia"/>
                <w:kern w:val="0"/>
              </w:rPr>
              <w:t xml:space="preserve">Buyer </w:t>
            </w:r>
            <w:r w:rsidRPr="00241B47">
              <w:t xml:space="preserve">shall be able to cancel the service order at any time prior to confirming the order. </w:t>
            </w:r>
          </w:p>
          <w:p w14:paraId="60152C45" w14:textId="05C79CFC" w:rsidR="00241B47" w:rsidRPr="00241B47" w:rsidRDefault="00241B47" w:rsidP="00241B47">
            <w:r w:rsidRPr="00241B47">
              <w:t xml:space="preserve">2. </w:t>
            </w:r>
            <w:r w:rsidR="00753195">
              <w:rPr>
                <w:rFonts w:hint="eastAsia"/>
                <w:kern w:val="0"/>
              </w:rPr>
              <w:t xml:space="preserve">Buyer </w:t>
            </w:r>
            <w:r w:rsidRPr="00241B47">
              <w:t xml:space="preserve">shall be able to view all services he ordered within the previous six months and repeat one of those services as the new order, provided that the service and shop are available. (Priority = medium) </w:t>
            </w:r>
          </w:p>
        </w:tc>
      </w:tr>
      <w:tr w:rsidR="00241B47" w:rsidRPr="00241B47" w14:paraId="2014B2E6" w14:textId="77777777" w:rsidTr="009E4641">
        <w:tc>
          <w:tcPr>
            <w:tcW w:w="1980" w:type="dxa"/>
          </w:tcPr>
          <w:p w14:paraId="4DC2C4D1" w14:textId="77777777" w:rsidR="00241B47" w:rsidRPr="00241B47" w:rsidRDefault="00241B47" w:rsidP="00241B47">
            <w:r w:rsidRPr="00241B47">
              <w:t>Assumptions:</w:t>
            </w:r>
          </w:p>
        </w:tc>
        <w:tc>
          <w:tcPr>
            <w:tcW w:w="6316" w:type="dxa"/>
          </w:tcPr>
          <w:p w14:paraId="440572DF" w14:textId="77777777" w:rsidR="00241B47" w:rsidRPr="00241B47" w:rsidRDefault="00241B47" w:rsidP="00241B47">
            <w:r w:rsidRPr="00241B47">
              <w:t>None</w:t>
            </w:r>
          </w:p>
        </w:tc>
      </w:tr>
      <w:tr w:rsidR="00241B47" w:rsidRPr="00241B47" w14:paraId="26F5E0CF" w14:textId="77777777" w:rsidTr="009E4641">
        <w:tc>
          <w:tcPr>
            <w:tcW w:w="1980" w:type="dxa"/>
          </w:tcPr>
          <w:p w14:paraId="551FEBE2" w14:textId="77777777" w:rsidR="00241B47" w:rsidRPr="00241B47" w:rsidRDefault="00241B47" w:rsidP="00241B47">
            <w:r w:rsidRPr="00241B47">
              <w:rPr>
                <w:rFonts w:hint="eastAsia"/>
              </w:rPr>
              <w:t>Note</w:t>
            </w:r>
            <w:r w:rsidRPr="00241B47">
              <w:t>s and Issues:</w:t>
            </w:r>
          </w:p>
        </w:tc>
        <w:tc>
          <w:tcPr>
            <w:tcW w:w="6316" w:type="dxa"/>
          </w:tcPr>
          <w:p w14:paraId="44A91E22" w14:textId="77777777" w:rsidR="00241B47" w:rsidRPr="00241B47" w:rsidRDefault="00241B47" w:rsidP="00241B47">
            <w:r w:rsidRPr="00241B47">
              <w:t xml:space="preserve">1. Expect high frequency of executing this use case within half year before the university application deadline. </w:t>
            </w:r>
          </w:p>
        </w:tc>
      </w:tr>
    </w:tbl>
    <w:p w14:paraId="38A809C6" w14:textId="7B8963E0" w:rsidR="00241B47" w:rsidRDefault="00241B47" w:rsidP="00241B47"/>
    <w:p w14:paraId="60C9807C" w14:textId="77777777" w:rsidR="0073648C" w:rsidRPr="00241B47" w:rsidRDefault="0073648C" w:rsidP="00241B47"/>
    <w:p w14:paraId="6B24BD91" w14:textId="4F028627" w:rsidR="0073648C" w:rsidRDefault="0073648C" w:rsidP="0073648C">
      <w:pPr>
        <w:rPr>
          <w:b/>
          <w:bCs/>
          <w:i/>
          <w:iCs/>
        </w:rPr>
      </w:pPr>
      <w:r w:rsidRPr="00FC6DC2">
        <w:rPr>
          <w:b/>
          <w:bCs/>
          <w:i/>
          <w:iCs/>
        </w:rPr>
        <w:t>2.1.</w:t>
      </w:r>
      <w:r w:rsidR="002E6212">
        <w:rPr>
          <w:b/>
          <w:bCs/>
          <w:i/>
          <w:iCs/>
        </w:rPr>
        <w:t>2</w:t>
      </w:r>
      <w:r w:rsidRPr="00FC6DC2">
        <w:rPr>
          <w:b/>
          <w:bCs/>
          <w:i/>
          <w:iCs/>
        </w:rPr>
        <w:t xml:space="preserve"> </w:t>
      </w:r>
      <w:r w:rsidR="004E5EE8" w:rsidRPr="004E5EE8">
        <w:rPr>
          <w:b/>
          <w:bCs/>
          <w:i/>
          <w:iCs/>
        </w:rPr>
        <w:t>Post and delete message</w:t>
      </w:r>
    </w:p>
    <w:p w14:paraId="218BC3E1" w14:textId="77777777" w:rsidR="00241B47" w:rsidRPr="00241B47" w:rsidRDefault="00241B47" w:rsidP="00241B47"/>
    <w:tbl>
      <w:tblPr>
        <w:tblStyle w:val="a4"/>
        <w:tblW w:w="0" w:type="auto"/>
        <w:tblLook w:val="04A0" w:firstRow="1" w:lastRow="0" w:firstColumn="1" w:lastColumn="0" w:noHBand="0" w:noVBand="1"/>
      </w:tblPr>
      <w:tblGrid>
        <w:gridCol w:w="1980"/>
        <w:gridCol w:w="6316"/>
      </w:tblGrid>
      <w:tr w:rsidR="00241B47" w:rsidRPr="00241B47" w14:paraId="614446CB" w14:textId="77777777" w:rsidTr="009E4641">
        <w:tc>
          <w:tcPr>
            <w:tcW w:w="1980" w:type="dxa"/>
          </w:tcPr>
          <w:p w14:paraId="09E64524" w14:textId="77777777" w:rsidR="00241B47" w:rsidRPr="00241B47" w:rsidRDefault="00241B47" w:rsidP="00241B47">
            <w:r w:rsidRPr="00241B47">
              <w:rPr>
                <w:rFonts w:hint="eastAsia"/>
              </w:rPr>
              <w:t>Use</w:t>
            </w:r>
            <w:r w:rsidRPr="00241B47">
              <w:t xml:space="preserve"> Case ID:</w:t>
            </w:r>
          </w:p>
        </w:tc>
        <w:tc>
          <w:tcPr>
            <w:tcW w:w="6316" w:type="dxa"/>
          </w:tcPr>
          <w:p w14:paraId="61F7249B" w14:textId="77777777" w:rsidR="00241B47" w:rsidRPr="00241B47" w:rsidRDefault="00241B47" w:rsidP="00241B47">
            <w:r w:rsidRPr="00241B47">
              <w:t>2</w:t>
            </w:r>
          </w:p>
        </w:tc>
      </w:tr>
      <w:tr w:rsidR="00241B47" w:rsidRPr="00241B47" w14:paraId="201DD747" w14:textId="77777777" w:rsidTr="009E4641">
        <w:tc>
          <w:tcPr>
            <w:tcW w:w="1980" w:type="dxa"/>
          </w:tcPr>
          <w:p w14:paraId="135CB696" w14:textId="77777777" w:rsidR="00241B47" w:rsidRPr="00241B47" w:rsidRDefault="00241B47" w:rsidP="00241B47">
            <w:r w:rsidRPr="00241B47">
              <w:rPr>
                <w:rFonts w:hint="eastAsia"/>
              </w:rPr>
              <w:t>Use</w:t>
            </w:r>
            <w:r w:rsidRPr="00241B47">
              <w:t xml:space="preserve"> Case Name:</w:t>
            </w:r>
          </w:p>
        </w:tc>
        <w:tc>
          <w:tcPr>
            <w:tcW w:w="6316" w:type="dxa"/>
          </w:tcPr>
          <w:p w14:paraId="66D54DFD" w14:textId="02FDFC14" w:rsidR="00241B47" w:rsidRPr="00241B47" w:rsidRDefault="00525A45" w:rsidP="00241B47">
            <w:bookmarkStart w:id="28" w:name="OLE_LINK23"/>
            <w:r>
              <w:t xml:space="preserve">Post </w:t>
            </w:r>
            <w:r w:rsidR="00241B47" w:rsidRPr="00241B47">
              <w:t>and delete</w:t>
            </w:r>
            <w:r>
              <w:t xml:space="preserve"> message</w:t>
            </w:r>
            <w:r w:rsidRPr="00241B47">
              <w:t xml:space="preserve"> </w:t>
            </w:r>
            <w:bookmarkEnd w:id="28"/>
          </w:p>
        </w:tc>
      </w:tr>
      <w:tr w:rsidR="00241B47" w:rsidRPr="00241B47" w14:paraId="53FED321" w14:textId="77777777" w:rsidTr="009E4641">
        <w:tc>
          <w:tcPr>
            <w:tcW w:w="1980" w:type="dxa"/>
          </w:tcPr>
          <w:p w14:paraId="33D875A4" w14:textId="77777777" w:rsidR="00241B47" w:rsidRPr="00241B47" w:rsidRDefault="00241B47" w:rsidP="00241B47">
            <w:r w:rsidRPr="00241B47">
              <w:t>Actors:</w:t>
            </w:r>
          </w:p>
        </w:tc>
        <w:tc>
          <w:tcPr>
            <w:tcW w:w="6316" w:type="dxa"/>
          </w:tcPr>
          <w:p w14:paraId="1225ECEC" w14:textId="77777777" w:rsidR="00241B47" w:rsidRPr="00241B47" w:rsidRDefault="00241B47" w:rsidP="00241B47">
            <w:r w:rsidRPr="00241B47">
              <w:t>User</w:t>
            </w:r>
            <w:ins w:id="29" w:author="pzswdzb@163.com" w:date="2022-04-03T23:50:00Z">
              <w:r w:rsidRPr="00241B47">
                <w:t>, Admin</w:t>
              </w:r>
            </w:ins>
          </w:p>
        </w:tc>
      </w:tr>
      <w:tr w:rsidR="00241B47" w:rsidRPr="00241B47" w14:paraId="3A882DAD" w14:textId="77777777" w:rsidTr="009E4641">
        <w:tc>
          <w:tcPr>
            <w:tcW w:w="1980" w:type="dxa"/>
          </w:tcPr>
          <w:p w14:paraId="71F67812" w14:textId="77777777" w:rsidR="00241B47" w:rsidRPr="00241B47" w:rsidRDefault="00241B47" w:rsidP="00241B47">
            <w:r w:rsidRPr="00241B47">
              <w:t>Description:</w:t>
            </w:r>
          </w:p>
        </w:tc>
        <w:tc>
          <w:tcPr>
            <w:tcW w:w="6316" w:type="dxa"/>
          </w:tcPr>
          <w:p w14:paraId="176937A3" w14:textId="232E5A57" w:rsidR="00241B47" w:rsidRPr="00241B47" w:rsidRDefault="00241B47" w:rsidP="00241B47">
            <w:r w:rsidRPr="00241B47">
              <w:t xml:space="preserve">A User accesses the </w:t>
            </w:r>
            <w:r w:rsidR="003253BB">
              <w:t>webpage</w:t>
            </w:r>
            <w:r w:rsidRPr="00241B47">
              <w:t>, and optionally post or delete personal messages in information square.</w:t>
            </w:r>
          </w:p>
        </w:tc>
      </w:tr>
      <w:tr w:rsidR="00241B47" w:rsidRPr="00241B47" w14:paraId="24E04D6A" w14:textId="77777777" w:rsidTr="009E4641">
        <w:tc>
          <w:tcPr>
            <w:tcW w:w="1980" w:type="dxa"/>
          </w:tcPr>
          <w:p w14:paraId="154D07F0" w14:textId="77777777" w:rsidR="00241B47" w:rsidRPr="00241B47" w:rsidRDefault="00241B47" w:rsidP="00241B47">
            <w:r w:rsidRPr="00241B47">
              <w:t>Preconditions:</w:t>
            </w:r>
          </w:p>
        </w:tc>
        <w:tc>
          <w:tcPr>
            <w:tcW w:w="6316" w:type="dxa"/>
          </w:tcPr>
          <w:p w14:paraId="47363D9B" w14:textId="6DFE871E" w:rsidR="00241B47" w:rsidRPr="00241B47" w:rsidDel="004E5AA5" w:rsidRDefault="00241B47" w:rsidP="00241B47">
            <w:pPr>
              <w:rPr>
                <w:del w:id="30" w:author="pzswdzb@163.com" w:date="2022-04-03T23:47:00Z"/>
              </w:rPr>
            </w:pPr>
            <w:r w:rsidRPr="00241B47">
              <w:t xml:space="preserve">1. User is registered and logged into </w:t>
            </w:r>
            <w:bookmarkStart w:id="31" w:name="OLE_LINK56"/>
            <w:r w:rsidR="00C60D4A">
              <w:t>webpage</w:t>
            </w:r>
            <w:bookmarkEnd w:id="31"/>
            <w:r w:rsidRPr="00241B47">
              <w:t>.</w:t>
            </w:r>
          </w:p>
          <w:p w14:paraId="50ACA3EE" w14:textId="77777777" w:rsidR="005B2D33" w:rsidRDefault="005B2D33" w:rsidP="005B2D33"/>
          <w:p w14:paraId="4A0109C3" w14:textId="6073AC7A" w:rsidR="00241B47" w:rsidRPr="00241B47" w:rsidRDefault="00DB7CB9" w:rsidP="005B2D33">
            <w:ins w:id="32" w:author="pzswdzb@163.com" w:date="2022-04-03T23:47:00Z">
              <w:r w:rsidRPr="00241B47">
                <w:t>2.</w:t>
              </w:r>
            </w:ins>
            <w:ins w:id="33" w:author="pzswdzb@163.com" w:date="2022-04-03T23:48:00Z">
              <w:r w:rsidRPr="00241B47">
                <w:t xml:space="preserve"> The message to be deleted should match the identity of the actor.</w:t>
              </w:r>
            </w:ins>
            <w:del w:id="34" w:author="pzswdzb@163.com" w:date="2022-04-03T23:47:00Z">
              <w:r w:rsidR="00241B47" w:rsidRPr="00241B47" w:rsidDel="004E5AA5">
                <w:delText>2. User can delete message unless he/she sent it before.</w:delText>
              </w:r>
            </w:del>
          </w:p>
        </w:tc>
      </w:tr>
      <w:tr w:rsidR="00241B47" w:rsidRPr="00241B47" w14:paraId="7BA1F637" w14:textId="77777777" w:rsidTr="009E4641">
        <w:tc>
          <w:tcPr>
            <w:tcW w:w="1980" w:type="dxa"/>
          </w:tcPr>
          <w:p w14:paraId="4C06B19A" w14:textId="77777777" w:rsidR="00241B47" w:rsidRPr="00241B47" w:rsidRDefault="00241B47" w:rsidP="00241B47">
            <w:r w:rsidRPr="00241B47">
              <w:t>Postconditions:</w:t>
            </w:r>
          </w:p>
        </w:tc>
        <w:tc>
          <w:tcPr>
            <w:tcW w:w="6316" w:type="dxa"/>
          </w:tcPr>
          <w:p w14:paraId="37D82F79" w14:textId="73F9404A" w:rsidR="00241B47" w:rsidRPr="00241B47" w:rsidRDefault="00241B47" w:rsidP="00241B47">
            <w:r w:rsidRPr="00241B47">
              <w:t xml:space="preserve">1. Actions of User are recorded by </w:t>
            </w:r>
            <w:r w:rsidR="005436DE">
              <w:t>webpage</w:t>
            </w:r>
            <w:r w:rsidR="005436DE" w:rsidRPr="00241B47">
              <w:t xml:space="preserve"> </w:t>
            </w:r>
            <w:r w:rsidRPr="00241B47">
              <w:t>and updated to all users.</w:t>
            </w:r>
          </w:p>
        </w:tc>
      </w:tr>
      <w:tr w:rsidR="00241B47" w:rsidRPr="00241B47" w14:paraId="510BE4AD" w14:textId="77777777" w:rsidTr="009E4641">
        <w:tc>
          <w:tcPr>
            <w:tcW w:w="1980" w:type="dxa"/>
          </w:tcPr>
          <w:p w14:paraId="0F6FA434" w14:textId="77777777" w:rsidR="00241B47" w:rsidRPr="00241B47" w:rsidRDefault="00241B47" w:rsidP="00241B47">
            <w:r w:rsidRPr="00241B47">
              <w:t>Normal Flow:</w:t>
            </w:r>
          </w:p>
        </w:tc>
        <w:tc>
          <w:tcPr>
            <w:tcW w:w="6316" w:type="dxa"/>
          </w:tcPr>
          <w:p w14:paraId="48FB1B0F" w14:textId="77777777" w:rsidR="00241B47" w:rsidRPr="00241B47" w:rsidRDefault="00241B47" w:rsidP="00241B47">
            <w:pPr>
              <w:rPr>
                <w:b/>
                <w:bCs/>
              </w:rPr>
            </w:pPr>
            <w:r w:rsidRPr="00241B47">
              <w:rPr>
                <w:b/>
                <w:bCs/>
              </w:rPr>
              <w:t>2.0 Post and delete message</w:t>
            </w:r>
          </w:p>
          <w:p w14:paraId="6449E2D1" w14:textId="77777777" w:rsidR="00241B47" w:rsidRPr="00241B47" w:rsidRDefault="00241B47" w:rsidP="00241B47">
            <w:r w:rsidRPr="00241B47">
              <w:t>1. User enter</w:t>
            </w:r>
            <w:r w:rsidRPr="00241B47">
              <w:rPr>
                <w:rFonts w:hint="eastAsia"/>
              </w:rPr>
              <w:t>s</w:t>
            </w:r>
            <w:r w:rsidRPr="00241B47">
              <w:t xml:space="preserve"> the information square.</w:t>
            </w:r>
          </w:p>
          <w:p w14:paraId="018F5A00" w14:textId="77777777" w:rsidR="00241B47" w:rsidRPr="00241B47" w:rsidRDefault="00241B47" w:rsidP="00241B47">
            <w:r w:rsidRPr="00241B47">
              <w:t>2. User asks for post message in information square.</w:t>
            </w:r>
          </w:p>
          <w:p w14:paraId="737C5EF4" w14:textId="2CDC8D0A" w:rsidR="00241B47" w:rsidRPr="00241B47" w:rsidRDefault="00241B47" w:rsidP="00241B47">
            <w:r w:rsidRPr="00241B47">
              <w:t xml:space="preserve">3. </w:t>
            </w:r>
            <w:r w:rsidR="001518F6">
              <w:t>W</w:t>
            </w:r>
            <w:r w:rsidR="001518F6">
              <w:rPr>
                <w:rFonts w:hint="eastAsia"/>
                <w:kern w:val="0"/>
              </w:rPr>
              <w:t>ebpage</w:t>
            </w:r>
            <w:r w:rsidR="001518F6" w:rsidRPr="00241B47">
              <w:t xml:space="preserve"> </w:t>
            </w:r>
            <w:r w:rsidRPr="00241B47">
              <w:t>displays a text box for User to input message (including Includes title, body, picture, and video).</w:t>
            </w:r>
          </w:p>
          <w:p w14:paraId="0553B640" w14:textId="77777777" w:rsidR="00241B47" w:rsidRPr="00241B47" w:rsidRDefault="00241B47" w:rsidP="00241B47">
            <w:r w:rsidRPr="00241B47">
              <w:t>4. User finishes editing the message, and posts it to information square.</w:t>
            </w:r>
          </w:p>
          <w:p w14:paraId="77835AC9" w14:textId="4466BE8C" w:rsidR="00241B47" w:rsidRPr="00241B47" w:rsidRDefault="00241B47" w:rsidP="00241B47">
            <w:r w:rsidRPr="00241B47">
              <w:t xml:space="preserve">5. </w:t>
            </w:r>
            <w:r w:rsidR="00EF1DA2">
              <w:t>W</w:t>
            </w:r>
            <w:r w:rsidR="001F613E">
              <w:rPr>
                <w:rFonts w:hint="eastAsia"/>
                <w:kern w:val="0"/>
              </w:rPr>
              <w:t>ebpage</w:t>
            </w:r>
            <w:r w:rsidR="001F613E" w:rsidRPr="00241B47">
              <w:t xml:space="preserve"> </w:t>
            </w:r>
            <w:r w:rsidRPr="00241B47">
              <w:t xml:space="preserve">informs User message is posted successfully, and </w:t>
            </w:r>
            <w:r w:rsidRPr="00241B47">
              <w:lastRenderedPageBreak/>
              <w:t>updates information square to all users.</w:t>
            </w:r>
          </w:p>
          <w:p w14:paraId="053ED14D" w14:textId="77777777" w:rsidR="00241B47" w:rsidRPr="00241B47" w:rsidRDefault="00241B47" w:rsidP="00241B47">
            <w:r w:rsidRPr="00241B47">
              <w:t>6. User finds the message he/she post previously in information square, and selects deletion.</w:t>
            </w:r>
          </w:p>
          <w:p w14:paraId="55F02940" w14:textId="0143F338" w:rsidR="00241B47" w:rsidRPr="00241B47" w:rsidRDefault="00241B47" w:rsidP="00241B47">
            <w:r w:rsidRPr="00241B47">
              <w:t xml:space="preserve">7. </w:t>
            </w:r>
            <w:r w:rsidR="009F65CA">
              <w:t>W</w:t>
            </w:r>
            <w:r w:rsidR="009F65CA">
              <w:rPr>
                <w:rFonts w:hint="eastAsia"/>
                <w:kern w:val="0"/>
              </w:rPr>
              <w:t>ebpage</w:t>
            </w:r>
            <w:r w:rsidR="009F65CA" w:rsidRPr="00241B47">
              <w:t xml:space="preserve"> </w:t>
            </w:r>
            <w:r w:rsidRPr="00241B47">
              <w:t>asks if confirms deletion.</w:t>
            </w:r>
          </w:p>
          <w:p w14:paraId="796B5184" w14:textId="77777777" w:rsidR="00241B47" w:rsidRPr="00241B47" w:rsidRDefault="00241B47" w:rsidP="00241B47">
            <w:r w:rsidRPr="00241B47">
              <w:t xml:space="preserve">8. </w:t>
            </w:r>
            <w:r w:rsidRPr="00241B47">
              <w:rPr>
                <w:rFonts w:hint="eastAsia"/>
              </w:rPr>
              <w:t>User</w:t>
            </w:r>
            <w:r w:rsidRPr="00241B47">
              <w:t xml:space="preserve"> confirms deletion.</w:t>
            </w:r>
          </w:p>
          <w:p w14:paraId="252329EB" w14:textId="3991879A" w:rsidR="00241B47" w:rsidRPr="00241B47" w:rsidRDefault="00241B47" w:rsidP="00241B47">
            <w:r w:rsidRPr="00241B47">
              <w:t xml:space="preserve">9. </w:t>
            </w:r>
            <w:r w:rsidR="00F34D25">
              <w:t>W</w:t>
            </w:r>
            <w:r w:rsidR="00F34D25">
              <w:rPr>
                <w:rFonts w:hint="eastAsia"/>
                <w:kern w:val="0"/>
              </w:rPr>
              <w:t>ebpage</w:t>
            </w:r>
            <w:r w:rsidRPr="00241B47">
              <w:t xml:space="preserve"> informs User message is deleted successfully, and updates information square to all users.</w:t>
            </w:r>
          </w:p>
        </w:tc>
      </w:tr>
      <w:tr w:rsidR="00241B47" w:rsidRPr="00241B47" w14:paraId="23773FA2" w14:textId="77777777" w:rsidTr="009E4641">
        <w:tc>
          <w:tcPr>
            <w:tcW w:w="1980" w:type="dxa"/>
          </w:tcPr>
          <w:p w14:paraId="5050A58D" w14:textId="77777777" w:rsidR="00241B47" w:rsidRPr="00241B47" w:rsidRDefault="00241B47" w:rsidP="00241B47">
            <w:r w:rsidRPr="00241B47">
              <w:lastRenderedPageBreak/>
              <w:t>Alternative Flows:</w:t>
            </w:r>
          </w:p>
        </w:tc>
        <w:tc>
          <w:tcPr>
            <w:tcW w:w="6316" w:type="dxa"/>
          </w:tcPr>
          <w:p w14:paraId="40EBF0DB" w14:textId="77777777" w:rsidR="00241B47" w:rsidRPr="00241B47" w:rsidRDefault="00241B47" w:rsidP="00241B47">
            <w:r w:rsidRPr="00241B47">
              <w:rPr>
                <w:b/>
                <w:bCs/>
              </w:rPr>
              <w:t>2.1 Delete messages in User’s own message list</w:t>
            </w:r>
            <w:r w:rsidRPr="00241B47">
              <w:t xml:space="preserve"> (branch at step 6)</w:t>
            </w:r>
          </w:p>
          <w:p w14:paraId="3683EB35" w14:textId="77777777" w:rsidR="00241B47" w:rsidRPr="00241B47" w:rsidRDefault="00241B47" w:rsidP="00241B47">
            <w:r w:rsidRPr="00241B47">
              <w:t>1. User finds the message he/she post previously in the message list of User, and selects deletion.</w:t>
            </w:r>
          </w:p>
          <w:p w14:paraId="7DE32E6F" w14:textId="77777777" w:rsidR="00241B47" w:rsidRPr="00241B47" w:rsidRDefault="00241B47" w:rsidP="00241B47">
            <w:r w:rsidRPr="00241B47">
              <w:t>2. Return to step 7.</w:t>
            </w:r>
          </w:p>
          <w:p w14:paraId="0F7964E5" w14:textId="77777777" w:rsidR="00241B47" w:rsidRPr="00241B47" w:rsidRDefault="00241B47" w:rsidP="00241B47"/>
          <w:p w14:paraId="3F204F60" w14:textId="77777777" w:rsidR="00241B47" w:rsidRPr="00241B47" w:rsidRDefault="00241B47" w:rsidP="00241B47">
            <w:r w:rsidRPr="00241B47">
              <w:rPr>
                <w:b/>
                <w:bCs/>
              </w:rPr>
              <w:t>2.2 Cancel deletion</w:t>
            </w:r>
            <w:r w:rsidRPr="00241B47">
              <w:t xml:space="preserve"> (branch after step 7)</w:t>
            </w:r>
          </w:p>
          <w:p w14:paraId="5591F9D4" w14:textId="77777777" w:rsidR="00241B47" w:rsidRPr="00241B47" w:rsidRDefault="00241B47" w:rsidP="00241B47">
            <w:r w:rsidRPr="00241B47">
              <w:t>1. User cancels deletion.</w:t>
            </w:r>
          </w:p>
          <w:p w14:paraId="5C2A1FB1" w14:textId="77777777" w:rsidR="00241B47" w:rsidRPr="00241B47" w:rsidRDefault="00241B47" w:rsidP="00241B47">
            <w:r w:rsidRPr="00241B47">
              <w:t>2. Return to step 6.</w:t>
            </w:r>
          </w:p>
          <w:p w14:paraId="570EB5CC" w14:textId="77777777" w:rsidR="00241B47" w:rsidRPr="00FB3E00" w:rsidRDefault="00241B47" w:rsidP="00241B47"/>
          <w:p w14:paraId="6A612D8C" w14:textId="77777777" w:rsidR="00241B47" w:rsidRPr="00FB3E00" w:rsidRDefault="00241B47" w:rsidP="00241B47">
            <w:r w:rsidRPr="00FB3E00">
              <w:rPr>
                <w:b/>
                <w:bCs/>
              </w:rPr>
              <w:t xml:space="preserve">2.3 Delete message by admin </w:t>
            </w:r>
            <w:r w:rsidRPr="00FB3E00">
              <w:rPr>
                <w:rPrChange w:id="35" w:author="pzswdzb@163.com" w:date="2022-04-03T23:51:00Z">
                  <w:rPr>
                    <w:b/>
                    <w:bCs/>
                  </w:rPr>
                </w:rPrChange>
              </w:rPr>
              <w:t>(branch at step 6)</w:t>
            </w:r>
          </w:p>
          <w:p w14:paraId="2D1D36EB" w14:textId="77777777" w:rsidR="00241B47" w:rsidRPr="00FB3E00" w:rsidRDefault="00241B47" w:rsidP="00241B47">
            <w:r w:rsidRPr="00FB3E00">
              <w:rPr>
                <w:rFonts w:hint="eastAsia"/>
              </w:rPr>
              <w:t>1</w:t>
            </w:r>
            <w:r w:rsidRPr="00FB3E00">
              <w:t>. The admin specifies the message to be deleted.</w:t>
            </w:r>
          </w:p>
          <w:p w14:paraId="54D08DCB" w14:textId="77777777" w:rsidR="00241B47" w:rsidRPr="00FB3E00" w:rsidRDefault="00241B47" w:rsidP="00241B47">
            <w:r w:rsidRPr="00FB3E00">
              <w:rPr>
                <w:rFonts w:hint="eastAsia"/>
              </w:rPr>
              <w:t>2</w:t>
            </w:r>
            <w:r w:rsidRPr="00FB3E00">
              <w:t>. Return to step 7.</w:t>
            </w:r>
          </w:p>
          <w:p w14:paraId="5FDC75F7" w14:textId="77777777" w:rsidR="00241B47" w:rsidRPr="00241B47" w:rsidRDefault="00241B47" w:rsidP="00241B47"/>
          <w:p w14:paraId="27A6810A" w14:textId="77777777" w:rsidR="00241B47" w:rsidRPr="00241B47" w:rsidRDefault="00241B47" w:rsidP="00241B47">
            <w:r w:rsidRPr="00241B47">
              <w:rPr>
                <w:b/>
                <w:bCs/>
              </w:rPr>
              <w:t xml:space="preserve">2.4 Delete multiple messages </w:t>
            </w:r>
            <w:r w:rsidRPr="00241B47">
              <w:t>(branch at step 6)</w:t>
            </w:r>
          </w:p>
          <w:p w14:paraId="39B11D39" w14:textId="7397A10D" w:rsidR="00241B47" w:rsidRPr="00241B47" w:rsidRDefault="00241B47" w:rsidP="00241B47">
            <w:r w:rsidRPr="00241B47">
              <w:t xml:space="preserve">1. </w:t>
            </w:r>
            <w:bookmarkStart w:id="36" w:name="OLE_LINK19"/>
            <w:r w:rsidRPr="00241B47">
              <w:t>Users selected multiple messages they post in the discussion area before.</w:t>
            </w:r>
            <w:bookmarkEnd w:id="36"/>
          </w:p>
          <w:p w14:paraId="4DC541B9" w14:textId="2ACC1153" w:rsidR="00241B47" w:rsidRPr="00241B47" w:rsidRDefault="00241B47" w:rsidP="00241B47">
            <w:r w:rsidRPr="00241B47">
              <w:rPr>
                <w:rFonts w:hint="eastAsia"/>
              </w:rPr>
              <w:t>2</w:t>
            </w:r>
            <w:r w:rsidRPr="00241B47">
              <w:t>. Return to step 7.</w:t>
            </w:r>
          </w:p>
        </w:tc>
      </w:tr>
      <w:tr w:rsidR="00241B47" w:rsidRPr="00241B47" w14:paraId="0CCD0482" w14:textId="77777777" w:rsidTr="009E4641">
        <w:tc>
          <w:tcPr>
            <w:tcW w:w="1980" w:type="dxa"/>
          </w:tcPr>
          <w:p w14:paraId="30D0F322" w14:textId="77777777" w:rsidR="00241B47" w:rsidRPr="00241B47" w:rsidRDefault="00241B47" w:rsidP="00241B47">
            <w:r w:rsidRPr="00241B47">
              <w:t>Exceptions:</w:t>
            </w:r>
          </w:p>
        </w:tc>
        <w:tc>
          <w:tcPr>
            <w:tcW w:w="6316" w:type="dxa"/>
          </w:tcPr>
          <w:p w14:paraId="5B0C2B8D" w14:textId="77777777" w:rsidR="00241B47" w:rsidRPr="00241B47" w:rsidRDefault="00241B47" w:rsidP="00241B47">
            <w:r w:rsidRPr="00241B47">
              <w:rPr>
                <w:b/>
                <w:bCs/>
              </w:rPr>
              <w:t xml:space="preserve">2.0.E.1 Message posted failure </w:t>
            </w:r>
            <w:r w:rsidRPr="00241B47">
              <w:t>(at step 5)</w:t>
            </w:r>
          </w:p>
          <w:p w14:paraId="7CEFB602" w14:textId="45CC63B8" w:rsidR="00241B47" w:rsidRPr="00241B47" w:rsidRDefault="00241B47" w:rsidP="00241B47">
            <w:r w:rsidRPr="00241B47">
              <w:t xml:space="preserve">1. </w:t>
            </w:r>
            <w:r w:rsidR="00816430">
              <w:t>W</w:t>
            </w:r>
            <w:r w:rsidR="00816430">
              <w:rPr>
                <w:rFonts w:hint="eastAsia"/>
                <w:kern w:val="0"/>
              </w:rPr>
              <w:t>ebpage</w:t>
            </w:r>
            <w:r w:rsidR="00816430" w:rsidRPr="00241B47">
              <w:t xml:space="preserve"> </w:t>
            </w:r>
            <w:r w:rsidRPr="00241B47">
              <w:t>informs User that fail to post message for specific reasons (such as exists prohibited words, mis-formed or unrecognizable characters, and fail to upload picture or video).</w:t>
            </w:r>
          </w:p>
          <w:p w14:paraId="13265940" w14:textId="77777777" w:rsidR="00241B47" w:rsidRPr="00241B47" w:rsidRDefault="00241B47" w:rsidP="00241B47">
            <w:r w:rsidRPr="00241B47">
              <w:t>2a. User modifies the content, and re-post message.</w:t>
            </w:r>
          </w:p>
          <w:p w14:paraId="413A9CBB" w14:textId="031EDB55" w:rsidR="00241B47" w:rsidRPr="00241B47" w:rsidRDefault="00241B47" w:rsidP="00241B47">
            <w:r w:rsidRPr="00241B47">
              <w:t xml:space="preserve">2b. </w:t>
            </w:r>
            <w:r w:rsidR="00185272">
              <w:t>W</w:t>
            </w:r>
            <w:r w:rsidR="00185272">
              <w:rPr>
                <w:rFonts w:hint="eastAsia"/>
                <w:kern w:val="0"/>
              </w:rPr>
              <w:t>ebpage</w:t>
            </w:r>
            <w:r w:rsidRPr="00241B47">
              <w:t xml:space="preserve"> informs User message is posted successfully or failure (back to step 1).</w:t>
            </w:r>
          </w:p>
          <w:p w14:paraId="009B796B" w14:textId="77777777" w:rsidR="00241B47" w:rsidRPr="00241B47" w:rsidRDefault="00241B47" w:rsidP="00241B47">
            <w:r w:rsidRPr="00241B47">
              <w:t>3a. User cancel post message.</w:t>
            </w:r>
          </w:p>
          <w:p w14:paraId="678DBC49" w14:textId="6706F393" w:rsidR="00241B47" w:rsidRPr="00241B47" w:rsidRDefault="00241B47" w:rsidP="00241B47">
            <w:r w:rsidRPr="00241B47">
              <w:t xml:space="preserve">3b. </w:t>
            </w:r>
            <w:r w:rsidR="0001684F">
              <w:t>W</w:t>
            </w:r>
            <w:r w:rsidR="0001684F">
              <w:rPr>
                <w:rFonts w:hint="eastAsia"/>
                <w:kern w:val="0"/>
              </w:rPr>
              <w:t>ebpage</w:t>
            </w:r>
            <w:r w:rsidRPr="00241B47">
              <w:t xml:space="preserve"> ask if store content to draft box. If yes, stores content to draft box; otherwise, deletes content.</w:t>
            </w:r>
          </w:p>
          <w:p w14:paraId="437D2220" w14:textId="77777777" w:rsidR="00241B47" w:rsidRPr="00241B47" w:rsidRDefault="00241B47" w:rsidP="00241B47">
            <w:pPr>
              <w:rPr>
                <w:b/>
                <w:bCs/>
              </w:rPr>
            </w:pPr>
          </w:p>
          <w:p w14:paraId="3292F041" w14:textId="77777777" w:rsidR="00241B47" w:rsidRPr="00241B47" w:rsidRDefault="00241B47" w:rsidP="00241B47">
            <w:r w:rsidRPr="00241B47">
              <w:rPr>
                <w:b/>
                <w:bCs/>
              </w:rPr>
              <w:t>2.1.E.1 Message has been deleted</w:t>
            </w:r>
            <w:r w:rsidRPr="00241B47">
              <w:t xml:space="preserve"> (at step 1)</w:t>
            </w:r>
          </w:p>
          <w:p w14:paraId="4A17C428" w14:textId="7E306FE3" w:rsidR="00241B47" w:rsidRPr="00241B47" w:rsidRDefault="00241B47" w:rsidP="00241B47">
            <w:r w:rsidRPr="00241B47">
              <w:t xml:space="preserve">1. </w:t>
            </w:r>
            <w:r w:rsidR="00FE54E5">
              <w:t>W</w:t>
            </w:r>
            <w:r w:rsidR="00FE54E5">
              <w:rPr>
                <w:rFonts w:hint="eastAsia"/>
                <w:kern w:val="0"/>
              </w:rPr>
              <w:t>ebpage</w:t>
            </w:r>
            <w:r w:rsidR="00FE54E5" w:rsidRPr="00241B47">
              <w:t xml:space="preserve"> </w:t>
            </w:r>
            <w:r w:rsidRPr="00241B47">
              <w:t>informs User that message has been deleted for specific reasons (such as be reported).</w:t>
            </w:r>
          </w:p>
        </w:tc>
      </w:tr>
      <w:tr w:rsidR="00241B47" w:rsidRPr="00241B47" w14:paraId="13D8CC2B" w14:textId="77777777" w:rsidTr="009E4641">
        <w:tc>
          <w:tcPr>
            <w:tcW w:w="1980" w:type="dxa"/>
          </w:tcPr>
          <w:p w14:paraId="303297C4" w14:textId="77777777" w:rsidR="00241B47" w:rsidRPr="00241B47" w:rsidRDefault="00241B47" w:rsidP="00241B47">
            <w:r w:rsidRPr="00241B47">
              <w:t>Includes:</w:t>
            </w:r>
          </w:p>
        </w:tc>
        <w:tc>
          <w:tcPr>
            <w:tcW w:w="6316" w:type="dxa"/>
          </w:tcPr>
          <w:p w14:paraId="1FF4F7F2" w14:textId="77777777" w:rsidR="00241B47" w:rsidRPr="00241B47" w:rsidRDefault="00241B47" w:rsidP="00241B47">
            <w:r w:rsidRPr="00241B47">
              <w:t>None</w:t>
            </w:r>
          </w:p>
        </w:tc>
      </w:tr>
      <w:tr w:rsidR="00241B47" w:rsidRPr="00241B47" w14:paraId="2BBE9D62" w14:textId="77777777" w:rsidTr="009E4641">
        <w:tc>
          <w:tcPr>
            <w:tcW w:w="1980" w:type="dxa"/>
          </w:tcPr>
          <w:p w14:paraId="7F1D4B82" w14:textId="77777777" w:rsidR="00241B47" w:rsidRPr="00241B47" w:rsidRDefault="00241B47" w:rsidP="00241B47">
            <w:r w:rsidRPr="00241B47">
              <w:t>Priority:</w:t>
            </w:r>
          </w:p>
        </w:tc>
        <w:tc>
          <w:tcPr>
            <w:tcW w:w="6316" w:type="dxa"/>
          </w:tcPr>
          <w:p w14:paraId="21E6BBC8" w14:textId="77777777" w:rsidR="00241B47" w:rsidRPr="00241B47" w:rsidRDefault="00241B47" w:rsidP="00241B47">
            <w:r w:rsidRPr="00241B47">
              <w:t>High</w:t>
            </w:r>
          </w:p>
        </w:tc>
      </w:tr>
      <w:tr w:rsidR="00241B47" w:rsidRPr="00241B47" w14:paraId="72103958" w14:textId="77777777" w:rsidTr="009E4641">
        <w:tc>
          <w:tcPr>
            <w:tcW w:w="1980" w:type="dxa"/>
          </w:tcPr>
          <w:p w14:paraId="4AA87525" w14:textId="77777777" w:rsidR="00241B47" w:rsidRPr="00241B47" w:rsidRDefault="00241B47" w:rsidP="00241B47">
            <w:r w:rsidRPr="00241B47">
              <w:t>Frequency of Use:</w:t>
            </w:r>
          </w:p>
        </w:tc>
        <w:tc>
          <w:tcPr>
            <w:tcW w:w="6316" w:type="dxa"/>
          </w:tcPr>
          <w:p w14:paraId="3BA2DD4A" w14:textId="77777777" w:rsidR="00241B47" w:rsidRPr="00241B47" w:rsidRDefault="00241B47" w:rsidP="00241B47">
            <w:r w:rsidRPr="00241B47">
              <w:t>Approximately 2 times per week by one user</w:t>
            </w:r>
          </w:p>
        </w:tc>
      </w:tr>
      <w:tr w:rsidR="00241B47" w:rsidRPr="00241B47" w14:paraId="0B3519BD" w14:textId="77777777" w:rsidTr="009E4641">
        <w:tc>
          <w:tcPr>
            <w:tcW w:w="1980" w:type="dxa"/>
          </w:tcPr>
          <w:p w14:paraId="7F91F2A5" w14:textId="77777777" w:rsidR="00241B47" w:rsidRPr="00241B47" w:rsidRDefault="00241B47" w:rsidP="00241B47">
            <w:r w:rsidRPr="00241B47">
              <w:t>Special Requirements:</w:t>
            </w:r>
          </w:p>
        </w:tc>
        <w:tc>
          <w:tcPr>
            <w:tcW w:w="6316" w:type="dxa"/>
          </w:tcPr>
          <w:p w14:paraId="1D16ACD6" w14:textId="77777777" w:rsidR="00241B47" w:rsidRPr="00241B47" w:rsidRDefault="00241B47" w:rsidP="00241B47">
            <w:r w:rsidRPr="00241B47">
              <w:t xml:space="preserve">1. User shall be able to cancel post the message at any time prior to confirming post the message. </w:t>
            </w:r>
          </w:p>
          <w:p w14:paraId="09F16231" w14:textId="77777777" w:rsidR="00241B47" w:rsidRPr="00241B47" w:rsidRDefault="00241B47" w:rsidP="00241B47">
            <w:r w:rsidRPr="00241B47">
              <w:t xml:space="preserve">2. User shall be able to view all messages he/she posted in User’s </w:t>
            </w:r>
            <w:r w:rsidRPr="00241B47">
              <w:lastRenderedPageBreak/>
              <w:t>own message list.</w:t>
            </w:r>
          </w:p>
          <w:p w14:paraId="0C509A1E" w14:textId="77777777" w:rsidR="00241B47" w:rsidRPr="00241B47" w:rsidRDefault="00241B47" w:rsidP="00241B47">
            <w:r w:rsidRPr="00241B47">
              <w:t>3. User shall be able to find un-post messages in draft box. (Priority = medium)</w:t>
            </w:r>
          </w:p>
        </w:tc>
      </w:tr>
      <w:tr w:rsidR="00241B47" w:rsidRPr="00241B47" w14:paraId="396D74AF" w14:textId="77777777" w:rsidTr="009E4641">
        <w:tc>
          <w:tcPr>
            <w:tcW w:w="1980" w:type="dxa"/>
          </w:tcPr>
          <w:p w14:paraId="0F291AEA" w14:textId="77777777" w:rsidR="00241B47" w:rsidRPr="00241B47" w:rsidRDefault="00241B47" w:rsidP="00241B47">
            <w:r w:rsidRPr="00241B47">
              <w:lastRenderedPageBreak/>
              <w:t>Assumptions:</w:t>
            </w:r>
          </w:p>
        </w:tc>
        <w:tc>
          <w:tcPr>
            <w:tcW w:w="6316" w:type="dxa"/>
          </w:tcPr>
          <w:p w14:paraId="36FA3FC7" w14:textId="77777777" w:rsidR="00241B47" w:rsidRPr="00241B47" w:rsidRDefault="00241B47" w:rsidP="00241B47">
            <w:r w:rsidRPr="00241B47">
              <w:t xml:space="preserve">1. Assume that the image and video uploaded by User cannot exceed 500 MB (source: survey of similar software). </w:t>
            </w:r>
          </w:p>
        </w:tc>
      </w:tr>
      <w:tr w:rsidR="00241B47" w:rsidRPr="00241B47" w14:paraId="11EEFFB1" w14:textId="77777777" w:rsidTr="009E4641">
        <w:tc>
          <w:tcPr>
            <w:tcW w:w="1980" w:type="dxa"/>
          </w:tcPr>
          <w:p w14:paraId="37222AAD" w14:textId="77777777" w:rsidR="00241B47" w:rsidRPr="00241B47" w:rsidRDefault="00241B47" w:rsidP="00241B47">
            <w:r w:rsidRPr="00241B47">
              <w:rPr>
                <w:rFonts w:hint="eastAsia"/>
              </w:rPr>
              <w:t>Note</w:t>
            </w:r>
            <w:r w:rsidRPr="00241B47">
              <w:t>s and Issues:</w:t>
            </w:r>
          </w:p>
        </w:tc>
        <w:tc>
          <w:tcPr>
            <w:tcW w:w="6316" w:type="dxa"/>
          </w:tcPr>
          <w:p w14:paraId="34CC052B" w14:textId="2362A7B2" w:rsidR="00241B47" w:rsidRPr="00241B47" w:rsidRDefault="00241B47" w:rsidP="00241B47">
            <w:r w:rsidRPr="00241B47">
              <w:t xml:space="preserve">1. </w:t>
            </w:r>
            <w:bookmarkStart w:id="37" w:name="OLE_LINK57"/>
            <w:r w:rsidR="000B2D1C">
              <w:t>W</w:t>
            </w:r>
            <w:r w:rsidR="000B2D1C">
              <w:rPr>
                <w:rFonts w:hint="eastAsia"/>
                <w:kern w:val="0"/>
              </w:rPr>
              <w:t>ebpage</w:t>
            </w:r>
            <w:r w:rsidR="000B2D1C" w:rsidRPr="00241B47">
              <w:t xml:space="preserve"> </w:t>
            </w:r>
            <w:bookmarkEnd w:id="37"/>
            <w:r w:rsidRPr="00241B47">
              <w:t xml:space="preserve">shall indicate which characters or contents may cause post failure. </w:t>
            </w:r>
            <w:r w:rsidR="00F7264D">
              <w:t>W</w:t>
            </w:r>
            <w:r w:rsidR="00F7264D">
              <w:rPr>
                <w:rFonts w:hint="eastAsia"/>
                <w:kern w:val="0"/>
              </w:rPr>
              <w:t>ebpage</w:t>
            </w:r>
            <w:r w:rsidR="00F7264D" w:rsidRPr="00241B47">
              <w:t xml:space="preserve"> </w:t>
            </w:r>
            <w:r w:rsidRPr="00241B47">
              <w:t xml:space="preserve">shall not permit a User to post messages includes these contents. </w:t>
            </w:r>
          </w:p>
        </w:tc>
      </w:tr>
    </w:tbl>
    <w:p w14:paraId="18D3DE34" w14:textId="77777777" w:rsidR="00241B47" w:rsidRPr="00241B47" w:rsidRDefault="00241B47" w:rsidP="00241B47"/>
    <w:p w14:paraId="08DEAC0C" w14:textId="33B9C8DC" w:rsidR="00241B47" w:rsidRDefault="00241B47" w:rsidP="00241B47"/>
    <w:p w14:paraId="795B5C50" w14:textId="6EF935AC" w:rsidR="002443C4" w:rsidRPr="002443C4" w:rsidRDefault="002443C4" w:rsidP="00241B47">
      <w:pPr>
        <w:rPr>
          <w:b/>
          <w:bCs/>
          <w:i/>
          <w:iCs/>
        </w:rPr>
      </w:pPr>
      <w:r w:rsidRPr="00FC6DC2">
        <w:rPr>
          <w:b/>
          <w:bCs/>
          <w:i/>
          <w:iCs/>
        </w:rPr>
        <w:t>2.1.</w:t>
      </w:r>
      <w:r w:rsidR="00A26F88">
        <w:rPr>
          <w:b/>
          <w:bCs/>
          <w:i/>
          <w:iCs/>
        </w:rPr>
        <w:t>3</w:t>
      </w:r>
      <w:r w:rsidRPr="00FC6DC2">
        <w:rPr>
          <w:b/>
          <w:bCs/>
          <w:i/>
          <w:iCs/>
        </w:rPr>
        <w:t xml:space="preserve"> </w:t>
      </w:r>
      <w:r w:rsidR="007B26F7" w:rsidRPr="007B26F7">
        <w:rPr>
          <w:b/>
          <w:bCs/>
          <w:i/>
          <w:iCs/>
        </w:rPr>
        <w:t>Chat and manage chat</w:t>
      </w:r>
    </w:p>
    <w:p w14:paraId="17B5C7AC" w14:textId="77777777" w:rsidR="002443C4" w:rsidRPr="00241B47" w:rsidRDefault="002443C4" w:rsidP="00241B47"/>
    <w:tbl>
      <w:tblPr>
        <w:tblStyle w:val="a4"/>
        <w:tblW w:w="0" w:type="auto"/>
        <w:tblLook w:val="04A0" w:firstRow="1" w:lastRow="0" w:firstColumn="1" w:lastColumn="0" w:noHBand="0" w:noVBand="1"/>
      </w:tblPr>
      <w:tblGrid>
        <w:gridCol w:w="1980"/>
        <w:gridCol w:w="6316"/>
      </w:tblGrid>
      <w:tr w:rsidR="00241B47" w:rsidRPr="00241B47" w14:paraId="657A7475" w14:textId="77777777" w:rsidTr="009E4641">
        <w:tc>
          <w:tcPr>
            <w:tcW w:w="1980" w:type="dxa"/>
          </w:tcPr>
          <w:p w14:paraId="617AF756" w14:textId="77777777" w:rsidR="00241B47" w:rsidRPr="00241B47" w:rsidRDefault="00241B47" w:rsidP="00241B47">
            <w:bookmarkStart w:id="38" w:name="OLE_LINK9"/>
            <w:r w:rsidRPr="00241B47">
              <w:rPr>
                <w:rFonts w:hint="eastAsia"/>
              </w:rPr>
              <w:t>Use</w:t>
            </w:r>
            <w:r w:rsidRPr="00241B47">
              <w:t xml:space="preserve"> Case ID:</w:t>
            </w:r>
          </w:p>
        </w:tc>
        <w:tc>
          <w:tcPr>
            <w:tcW w:w="6316" w:type="dxa"/>
          </w:tcPr>
          <w:p w14:paraId="456F9A2C" w14:textId="77777777" w:rsidR="00241B47" w:rsidRPr="00241B47" w:rsidRDefault="00241B47" w:rsidP="00241B47">
            <w:r w:rsidRPr="00241B47">
              <w:t>3</w:t>
            </w:r>
          </w:p>
        </w:tc>
      </w:tr>
      <w:tr w:rsidR="00241B47" w:rsidRPr="00241B47" w14:paraId="76A493BB" w14:textId="77777777" w:rsidTr="009E4641">
        <w:tc>
          <w:tcPr>
            <w:tcW w:w="1980" w:type="dxa"/>
          </w:tcPr>
          <w:p w14:paraId="25D28A9E" w14:textId="77777777" w:rsidR="00241B47" w:rsidRPr="00241B47" w:rsidRDefault="00241B47" w:rsidP="00241B47">
            <w:r w:rsidRPr="00241B47">
              <w:rPr>
                <w:rFonts w:hint="eastAsia"/>
              </w:rPr>
              <w:t>Use</w:t>
            </w:r>
            <w:r w:rsidRPr="00241B47">
              <w:t xml:space="preserve"> Case Name:</w:t>
            </w:r>
          </w:p>
        </w:tc>
        <w:tc>
          <w:tcPr>
            <w:tcW w:w="6316" w:type="dxa"/>
          </w:tcPr>
          <w:p w14:paraId="191C8846" w14:textId="77777777" w:rsidR="00241B47" w:rsidRPr="00241B47" w:rsidRDefault="00241B47" w:rsidP="00241B47">
            <w:r w:rsidRPr="00241B47">
              <w:t>Chat and manage chat</w:t>
            </w:r>
          </w:p>
        </w:tc>
      </w:tr>
      <w:tr w:rsidR="00241B47" w:rsidRPr="00241B47" w14:paraId="4282BA03" w14:textId="77777777" w:rsidTr="009E4641">
        <w:tc>
          <w:tcPr>
            <w:tcW w:w="1980" w:type="dxa"/>
          </w:tcPr>
          <w:p w14:paraId="22C476E1" w14:textId="77777777" w:rsidR="00241B47" w:rsidRPr="00241B47" w:rsidRDefault="00241B47" w:rsidP="00241B47">
            <w:r w:rsidRPr="00241B47">
              <w:t>Actors:</w:t>
            </w:r>
          </w:p>
        </w:tc>
        <w:tc>
          <w:tcPr>
            <w:tcW w:w="6316" w:type="dxa"/>
          </w:tcPr>
          <w:p w14:paraId="661158A6" w14:textId="328A80C9" w:rsidR="00241B47" w:rsidRPr="00241B47" w:rsidRDefault="00241B47" w:rsidP="00241B47">
            <w:bookmarkStart w:id="39" w:name="OLE_LINK2"/>
            <w:r w:rsidRPr="00241B47">
              <w:t>User</w:t>
            </w:r>
            <w:bookmarkEnd w:id="39"/>
            <w:r w:rsidR="00BC3D2A">
              <w:t xml:space="preserve"> </w:t>
            </w:r>
            <w:ins w:id="40" w:author="pzswdzb@163.com" w:date="2022-04-04T00:08:00Z">
              <w:r w:rsidR="00BC3D2A" w:rsidRPr="00241B47">
                <w:t>(Buyer and Seller)</w:t>
              </w:r>
            </w:ins>
          </w:p>
        </w:tc>
      </w:tr>
      <w:tr w:rsidR="00241B47" w:rsidRPr="00241B47" w14:paraId="28B3839D" w14:textId="77777777" w:rsidTr="009E4641">
        <w:tc>
          <w:tcPr>
            <w:tcW w:w="1980" w:type="dxa"/>
          </w:tcPr>
          <w:p w14:paraId="2C26D989" w14:textId="77777777" w:rsidR="00241B47" w:rsidRPr="00241B47" w:rsidRDefault="00241B47" w:rsidP="00241B47">
            <w:r w:rsidRPr="00241B47">
              <w:t>Description:</w:t>
            </w:r>
          </w:p>
        </w:tc>
        <w:tc>
          <w:tcPr>
            <w:tcW w:w="6316" w:type="dxa"/>
          </w:tcPr>
          <w:p w14:paraId="69742B71" w14:textId="7B09B63E" w:rsidR="00241B47" w:rsidRPr="00241B47" w:rsidRDefault="00241B47" w:rsidP="00241B47">
            <w:r w:rsidRPr="00241B47">
              <w:t xml:space="preserve">A User accesses the </w:t>
            </w:r>
            <w:bookmarkStart w:id="41" w:name="OLE_LINK58"/>
            <w:r w:rsidR="00B310A0">
              <w:t>w</w:t>
            </w:r>
            <w:r w:rsidR="00B310A0">
              <w:rPr>
                <w:rFonts w:hint="eastAsia"/>
                <w:kern w:val="0"/>
              </w:rPr>
              <w:t>ebpage</w:t>
            </w:r>
            <w:bookmarkEnd w:id="41"/>
            <w:r w:rsidRPr="00241B47">
              <w:t xml:space="preserve">, </w:t>
            </w:r>
            <w:ins w:id="42" w:author="pzswdzb@163.com" w:date="2022-04-04T00:09:00Z">
              <w:r w:rsidRPr="00241B47">
                <w:t xml:space="preserve">as a buyer, he/she could </w:t>
              </w:r>
            </w:ins>
            <w:del w:id="43" w:author="pzswdzb@163.com" w:date="2022-04-04T00:09:00Z">
              <w:r w:rsidRPr="00241B47" w:rsidDel="009B2E8C">
                <w:delText xml:space="preserve">and </w:delText>
              </w:r>
            </w:del>
            <w:r w:rsidRPr="00241B47">
              <w:t>optionally selects shop</w:t>
            </w:r>
            <w:del w:id="44" w:author="pzswdzb@163.com" w:date="2022-04-04T00:08:00Z">
              <w:r w:rsidRPr="00241B47" w:rsidDel="009B2E8C">
                <w:delText xml:space="preserve"> or</w:delText>
              </w:r>
            </w:del>
            <w:r w:rsidRPr="00241B47">
              <w:t xml:space="preserve"> </w:t>
            </w:r>
            <w:del w:id="45" w:author="pzswdzb@163.com" w:date="2022-04-04T00:07:00Z">
              <w:r w:rsidRPr="00241B47" w:rsidDel="009B2E8C">
                <w:delText xml:space="preserve">friend </w:delText>
              </w:r>
            </w:del>
            <w:r w:rsidRPr="00241B47">
              <w:t>to chat, and performs chats management including delete, browse, flag, and report.</w:t>
            </w:r>
            <w:ins w:id="46" w:author="pzswdzb@163.com" w:date="2022-04-04T00:09:00Z">
              <w:r w:rsidRPr="00241B47">
                <w:t xml:space="preserve"> For sellers, they could</w:t>
              </w:r>
            </w:ins>
            <w:ins w:id="47" w:author="pzswdzb@163.com" w:date="2022-04-04T00:10:00Z">
              <w:r w:rsidRPr="00241B47">
                <w:t xml:space="preserve"> response messages from buyers.</w:t>
              </w:r>
            </w:ins>
          </w:p>
        </w:tc>
      </w:tr>
      <w:tr w:rsidR="00241B47" w:rsidRPr="00241B47" w14:paraId="70834677" w14:textId="77777777" w:rsidTr="009E4641">
        <w:tc>
          <w:tcPr>
            <w:tcW w:w="1980" w:type="dxa"/>
          </w:tcPr>
          <w:p w14:paraId="09CCF7A7" w14:textId="77777777" w:rsidR="00241B47" w:rsidRPr="00241B47" w:rsidRDefault="00241B47" w:rsidP="00241B47">
            <w:r w:rsidRPr="00241B47">
              <w:t>Preconditions:</w:t>
            </w:r>
          </w:p>
        </w:tc>
        <w:tc>
          <w:tcPr>
            <w:tcW w:w="6316" w:type="dxa"/>
          </w:tcPr>
          <w:p w14:paraId="17457E70" w14:textId="3D41F681" w:rsidR="00241B47" w:rsidRPr="00241B47" w:rsidRDefault="00241B47" w:rsidP="00241B47">
            <w:r w:rsidRPr="00241B47">
              <w:t xml:space="preserve">1. User is registered and logged into </w:t>
            </w:r>
            <w:r w:rsidR="00323763">
              <w:t>w</w:t>
            </w:r>
            <w:r w:rsidR="00323763">
              <w:rPr>
                <w:rFonts w:hint="eastAsia"/>
                <w:kern w:val="0"/>
              </w:rPr>
              <w:t>ebpage</w:t>
            </w:r>
            <w:r w:rsidRPr="00241B47">
              <w:t>.</w:t>
            </w:r>
          </w:p>
          <w:p w14:paraId="60104E13" w14:textId="77777777" w:rsidR="00241B47" w:rsidRPr="00241B47" w:rsidDel="009B2E8C" w:rsidRDefault="00241B47" w:rsidP="00241B47">
            <w:pPr>
              <w:rPr>
                <w:del w:id="48" w:author="pzswdzb@163.com" w:date="2022-04-04T00:10:00Z"/>
              </w:rPr>
            </w:pPr>
            <w:del w:id="49" w:author="pzswdzb@163.com" w:date="2022-04-04T00:10:00Z">
              <w:r w:rsidRPr="00241B47" w:rsidDel="009B2E8C">
                <w:delText>2. User must have a friend if he/she wants to chat with friends.</w:delText>
              </w:r>
            </w:del>
          </w:p>
          <w:p w14:paraId="6C90225D" w14:textId="77777777" w:rsidR="00241B47" w:rsidRPr="00241B47" w:rsidRDefault="00241B47" w:rsidP="00241B47">
            <w:ins w:id="50" w:author="pzswdzb@163.com" w:date="2022-04-04T00:11:00Z">
              <w:r w:rsidRPr="00241B47">
                <w:t>2</w:t>
              </w:r>
            </w:ins>
            <w:del w:id="51" w:author="pzswdzb@163.com" w:date="2022-04-04T00:11:00Z">
              <w:r w:rsidRPr="00241B47" w:rsidDel="009B2E8C">
                <w:delText>3</w:delText>
              </w:r>
            </w:del>
            <w:r w:rsidRPr="00241B47">
              <w:t>. User must have a chat record if he/she wants to manage a chat.</w:t>
            </w:r>
          </w:p>
        </w:tc>
      </w:tr>
      <w:tr w:rsidR="00241B47" w:rsidRPr="00241B47" w14:paraId="57127BF5" w14:textId="77777777" w:rsidTr="009E4641">
        <w:tc>
          <w:tcPr>
            <w:tcW w:w="1980" w:type="dxa"/>
          </w:tcPr>
          <w:p w14:paraId="773326A8" w14:textId="77777777" w:rsidR="00241B47" w:rsidRPr="00241B47" w:rsidRDefault="00241B47" w:rsidP="00241B47">
            <w:r w:rsidRPr="00241B47">
              <w:t>Postconditions:</w:t>
            </w:r>
          </w:p>
        </w:tc>
        <w:tc>
          <w:tcPr>
            <w:tcW w:w="6316" w:type="dxa"/>
          </w:tcPr>
          <w:p w14:paraId="005EFCBD" w14:textId="48195B1C" w:rsidR="00241B47" w:rsidRPr="00241B47" w:rsidRDefault="00241B47" w:rsidP="00241B47">
            <w:r w:rsidRPr="00241B47">
              <w:t xml:space="preserve">1. All actions of User are recorded by </w:t>
            </w:r>
            <w:r w:rsidR="00323763">
              <w:t>w</w:t>
            </w:r>
            <w:r w:rsidR="00323763">
              <w:rPr>
                <w:rFonts w:hint="eastAsia"/>
                <w:kern w:val="0"/>
              </w:rPr>
              <w:t>ebpage</w:t>
            </w:r>
            <w:r w:rsidRPr="00241B47">
              <w:t>.</w:t>
            </w:r>
          </w:p>
        </w:tc>
      </w:tr>
      <w:tr w:rsidR="00241B47" w:rsidRPr="00241B47" w14:paraId="3B1D907B" w14:textId="77777777" w:rsidTr="009E4641">
        <w:tc>
          <w:tcPr>
            <w:tcW w:w="1980" w:type="dxa"/>
          </w:tcPr>
          <w:p w14:paraId="7B2A40AA" w14:textId="77777777" w:rsidR="00241B47" w:rsidRPr="00241B47" w:rsidRDefault="00241B47" w:rsidP="00241B47">
            <w:r w:rsidRPr="00241B47">
              <w:t>Normal Flow:</w:t>
            </w:r>
          </w:p>
        </w:tc>
        <w:tc>
          <w:tcPr>
            <w:tcW w:w="6316" w:type="dxa"/>
          </w:tcPr>
          <w:p w14:paraId="1EFFC01B" w14:textId="77777777" w:rsidR="00241B47" w:rsidRPr="00241B47" w:rsidRDefault="00241B47" w:rsidP="00241B47">
            <w:pPr>
              <w:rPr>
                <w:b/>
                <w:bCs/>
              </w:rPr>
            </w:pPr>
            <w:r w:rsidRPr="00241B47">
              <w:rPr>
                <w:b/>
                <w:bCs/>
              </w:rPr>
              <w:t xml:space="preserve">3.0 </w:t>
            </w:r>
            <w:r w:rsidRPr="00241B47">
              <w:rPr>
                <w:rFonts w:hint="eastAsia"/>
                <w:b/>
                <w:bCs/>
              </w:rPr>
              <w:t>Chat</w:t>
            </w:r>
            <w:r w:rsidRPr="00241B47">
              <w:rPr>
                <w:b/>
                <w:bCs/>
              </w:rPr>
              <w:t xml:space="preserve"> </w:t>
            </w:r>
            <w:r w:rsidRPr="00241B47">
              <w:rPr>
                <w:rFonts w:hint="eastAsia"/>
                <w:b/>
                <w:bCs/>
              </w:rPr>
              <w:t>and</w:t>
            </w:r>
            <w:r w:rsidRPr="00241B47">
              <w:rPr>
                <w:b/>
                <w:bCs/>
              </w:rPr>
              <w:t xml:space="preserve"> manage chat</w:t>
            </w:r>
          </w:p>
          <w:p w14:paraId="54799982" w14:textId="77777777" w:rsidR="00241B47" w:rsidRPr="00241B47" w:rsidRDefault="00241B47" w:rsidP="00241B47">
            <w:r w:rsidRPr="00241B47">
              <w:t>1. User</w:t>
            </w:r>
            <w:ins w:id="52" w:author="pzswdzb@163.com" w:date="2022-04-04T00:14:00Z">
              <w:r w:rsidRPr="00241B47">
                <w:t xml:space="preserve"> (Buyer)</w:t>
              </w:r>
            </w:ins>
            <w:r w:rsidRPr="00241B47">
              <w:t xml:space="preserve"> selects and enters a shop</w:t>
            </w:r>
            <w:del w:id="53" w:author="pzswdzb@163.com" w:date="2022-04-04T00:13:00Z">
              <w:r w:rsidRPr="00241B47" w:rsidDel="00E6389D">
                <w:delText xml:space="preserve"> or user</w:delText>
              </w:r>
            </w:del>
            <w:r w:rsidRPr="00241B47">
              <w:t xml:space="preserve"> by specified method (such as directly search, find in information square, find in followed shops).</w:t>
            </w:r>
          </w:p>
          <w:p w14:paraId="5802F7ED" w14:textId="77777777" w:rsidR="00241B47" w:rsidRPr="00241B47" w:rsidRDefault="00241B47" w:rsidP="00241B47">
            <w:r w:rsidRPr="00241B47">
              <w:t xml:space="preserve">2. </w:t>
            </w:r>
            <w:r w:rsidRPr="00241B47">
              <w:rPr>
                <w:rFonts w:hint="eastAsia"/>
              </w:rPr>
              <w:t>User</w:t>
            </w:r>
            <w:r w:rsidRPr="00241B47">
              <w:t xml:space="preserve"> asks to initiate chat, and starts to chat.</w:t>
            </w:r>
          </w:p>
          <w:p w14:paraId="04EE27ED" w14:textId="77777777" w:rsidR="00241B47" w:rsidRPr="00241B47" w:rsidRDefault="00241B47" w:rsidP="00241B47">
            <w:r w:rsidRPr="00241B47">
              <w:t>3. User ends chat.</w:t>
            </w:r>
          </w:p>
          <w:p w14:paraId="3F7E66FF" w14:textId="77777777" w:rsidR="00241B47" w:rsidRPr="00241B47" w:rsidRDefault="00241B47" w:rsidP="00241B47">
            <w:r w:rsidRPr="00241B47">
              <w:t>4. User asks to displays chat list.</w:t>
            </w:r>
          </w:p>
          <w:p w14:paraId="6F420B71" w14:textId="59BB2779" w:rsidR="00241B47" w:rsidRPr="00241B47" w:rsidRDefault="00241B47" w:rsidP="00241B47">
            <w:r w:rsidRPr="00241B47">
              <w:t xml:space="preserve">5. </w:t>
            </w:r>
            <w:r w:rsidR="0023405B">
              <w:rPr>
                <w:rFonts w:hint="eastAsia"/>
                <w:kern w:val="0"/>
              </w:rPr>
              <w:t xml:space="preserve">Webpage </w:t>
            </w:r>
            <w:r w:rsidRPr="00241B47">
              <w:t>displays chat list.</w:t>
            </w:r>
          </w:p>
          <w:p w14:paraId="53BDE0D7" w14:textId="77777777" w:rsidR="00241B47" w:rsidRPr="00241B47" w:rsidRDefault="00241B47" w:rsidP="00241B47">
            <w:r w:rsidRPr="00241B47">
              <w:t>6. User selects specified chat, and deletes it.</w:t>
            </w:r>
          </w:p>
          <w:p w14:paraId="36677C6F" w14:textId="76142812" w:rsidR="00241B47" w:rsidRPr="00241B47" w:rsidRDefault="00241B47" w:rsidP="00241B47">
            <w:r w:rsidRPr="00241B47">
              <w:t xml:space="preserve">7. </w:t>
            </w:r>
            <w:r w:rsidR="0023405B">
              <w:rPr>
                <w:rFonts w:hint="eastAsia"/>
                <w:kern w:val="0"/>
              </w:rPr>
              <w:t xml:space="preserve">Webpage </w:t>
            </w:r>
            <w:r w:rsidRPr="00241B47">
              <w:t>records actions of User.</w:t>
            </w:r>
          </w:p>
        </w:tc>
      </w:tr>
      <w:tr w:rsidR="00241B47" w:rsidRPr="00241B47" w14:paraId="28F8DE9D" w14:textId="77777777" w:rsidTr="009E4641">
        <w:tc>
          <w:tcPr>
            <w:tcW w:w="1980" w:type="dxa"/>
          </w:tcPr>
          <w:p w14:paraId="783C9692" w14:textId="77777777" w:rsidR="00241B47" w:rsidRPr="00241B47" w:rsidRDefault="00241B47" w:rsidP="00241B47">
            <w:r w:rsidRPr="00241B47">
              <w:t>Alternative Flows:</w:t>
            </w:r>
          </w:p>
        </w:tc>
        <w:tc>
          <w:tcPr>
            <w:tcW w:w="6316" w:type="dxa"/>
          </w:tcPr>
          <w:p w14:paraId="476961B7" w14:textId="77777777" w:rsidR="00241B47" w:rsidRPr="00241B47" w:rsidDel="00E6389D" w:rsidRDefault="00241B47" w:rsidP="00241B47">
            <w:pPr>
              <w:rPr>
                <w:del w:id="54" w:author="pzswdzb@163.com" w:date="2022-04-04T00:14:00Z"/>
              </w:rPr>
            </w:pPr>
            <w:del w:id="55" w:author="pzswdzb@163.com" w:date="2022-04-04T00:14:00Z">
              <w:r w:rsidRPr="00241B47" w:rsidDel="00E6389D">
                <w:rPr>
                  <w:b/>
                  <w:bCs/>
                </w:rPr>
                <w:delText>3.1 Chat with friends</w:delText>
              </w:r>
              <w:r w:rsidRPr="00241B47" w:rsidDel="00E6389D">
                <w:delText xml:space="preserve"> (branch at step 1)</w:delText>
              </w:r>
            </w:del>
          </w:p>
          <w:p w14:paraId="30D67AEE" w14:textId="77777777" w:rsidR="00241B47" w:rsidRPr="00241B47" w:rsidDel="00E6389D" w:rsidRDefault="00241B47" w:rsidP="00241B47">
            <w:pPr>
              <w:rPr>
                <w:del w:id="56" w:author="pzswdzb@163.com" w:date="2022-04-04T00:14:00Z"/>
              </w:rPr>
            </w:pPr>
            <w:del w:id="57" w:author="pzswdzb@163.com" w:date="2022-04-04T00:14:00Z">
              <w:r w:rsidRPr="00241B47" w:rsidDel="00E6389D">
                <w:delText>1. User views friends list and selects a friend.</w:delText>
              </w:r>
            </w:del>
          </w:p>
          <w:p w14:paraId="2F36C0F2" w14:textId="77777777" w:rsidR="00241B47" w:rsidRPr="00241B47" w:rsidDel="00E6389D" w:rsidRDefault="00241B47" w:rsidP="00241B47">
            <w:pPr>
              <w:rPr>
                <w:del w:id="58" w:author="pzswdzb@163.com" w:date="2022-04-04T00:14:00Z"/>
              </w:rPr>
            </w:pPr>
            <w:del w:id="59" w:author="pzswdzb@163.com" w:date="2022-04-04T00:14:00Z">
              <w:r w:rsidRPr="00241B47" w:rsidDel="00E6389D">
                <w:delText>2. Return to step 2.</w:delText>
              </w:r>
            </w:del>
          </w:p>
          <w:p w14:paraId="6294DE80" w14:textId="77777777" w:rsidR="00241B47" w:rsidRPr="00241B47" w:rsidRDefault="00241B47" w:rsidP="00241B47">
            <w:pPr>
              <w:rPr>
                <w:ins w:id="60" w:author="pzswdzb@163.com" w:date="2022-04-04T00:15:00Z"/>
              </w:rPr>
            </w:pPr>
            <w:ins w:id="61" w:author="pzswdzb@163.com" w:date="2022-04-04T00:14:00Z">
              <w:r w:rsidRPr="00241B47">
                <w:rPr>
                  <w:b/>
                  <w:bCs/>
                </w:rPr>
                <w:t xml:space="preserve">3.1 </w:t>
              </w:r>
            </w:ins>
            <w:ins w:id="62" w:author="pzswdzb@163.com" w:date="2022-04-04T00:15:00Z">
              <w:r w:rsidRPr="00241B47">
                <w:rPr>
                  <w:b/>
                  <w:bCs/>
                </w:rPr>
                <w:t xml:space="preserve">Response the user </w:t>
              </w:r>
            </w:ins>
            <w:ins w:id="63" w:author="pzswdzb@163.com" w:date="2022-04-04T00:14:00Z">
              <w:r w:rsidRPr="00241B47">
                <w:t>(branch at step 1)</w:t>
              </w:r>
            </w:ins>
          </w:p>
          <w:p w14:paraId="0428C57F" w14:textId="77777777" w:rsidR="00241B47" w:rsidRPr="00241B47" w:rsidRDefault="00241B47" w:rsidP="00241B47">
            <w:pPr>
              <w:rPr>
                <w:ins w:id="64" w:author="pzswdzb@163.com" w:date="2022-04-04T00:16:00Z"/>
              </w:rPr>
            </w:pPr>
            <w:ins w:id="65" w:author="pzswdzb@163.com" w:date="2022-04-04T00:15:00Z">
              <w:r w:rsidRPr="00241B47">
                <w:t>1. The seller resp</w:t>
              </w:r>
            </w:ins>
            <w:ins w:id="66" w:author="pzswdzb@163.com" w:date="2022-04-04T00:16:00Z">
              <w:r w:rsidRPr="00241B47">
                <w:t>onses the message initiated from the buyer.</w:t>
              </w:r>
            </w:ins>
          </w:p>
          <w:p w14:paraId="2B2D4951" w14:textId="77777777" w:rsidR="00241B47" w:rsidRPr="00241B47" w:rsidRDefault="00241B47" w:rsidP="00241B47">
            <w:pPr>
              <w:rPr>
                <w:ins w:id="67" w:author="pzswdzb@163.com" w:date="2022-04-04T00:14:00Z"/>
              </w:rPr>
            </w:pPr>
            <w:ins w:id="68" w:author="pzswdzb@163.com" w:date="2022-04-04T00:16:00Z">
              <w:r w:rsidRPr="00241B47">
                <w:rPr>
                  <w:rFonts w:hint="eastAsia"/>
                </w:rPr>
                <w:t>2</w:t>
              </w:r>
              <w:r w:rsidRPr="00241B47">
                <w:t>. Return to step 3.</w:t>
              </w:r>
            </w:ins>
          </w:p>
          <w:p w14:paraId="03627A67" w14:textId="77777777" w:rsidR="00241B47" w:rsidRPr="00241B47" w:rsidRDefault="00241B47" w:rsidP="00241B47"/>
          <w:p w14:paraId="73FE69F4" w14:textId="77777777" w:rsidR="00241B47" w:rsidRPr="00241B47" w:rsidRDefault="00241B47" w:rsidP="00241B47">
            <w:r w:rsidRPr="00241B47">
              <w:rPr>
                <w:b/>
                <w:bCs/>
              </w:rPr>
              <w:t>3.2 Accept chats</w:t>
            </w:r>
            <w:r w:rsidRPr="00241B47">
              <w:t xml:space="preserve"> (branch at step 1)</w:t>
            </w:r>
          </w:p>
          <w:p w14:paraId="023399C0" w14:textId="77777777" w:rsidR="00241B47" w:rsidRPr="00241B47" w:rsidRDefault="00241B47" w:rsidP="00241B47">
            <w:r w:rsidRPr="00241B47">
              <w:t>1. User accept chats from other user or shop, and starts to chat.</w:t>
            </w:r>
          </w:p>
          <w:p w14:paraId="109E01A4" w14:textId="77777777" w:rsidR="00241B47" w:rsidRPr="00241B47" w:rsidRDefault="00241B47" w:rsidP="00241B47">
            <w:r w:rsidRPr="00241B47">
              <w:t>2. Return to step 3.</w:t>
            </w:r>
          </w:p>
          <w:p w14:paraId="18B1AE79" w14:textId="77777777" w:rsidR="00241B47" w:rsidRPr="00241B47" w:rsidRDefault="00241B47" w:rsidP="00241B47"/>
          <w:p w14:paraId="737F23C8" w14:textId="77777777" w:rsidR="00241B47" w:rsidRPr="00241B47" w:rsidRDefault="00241B47" w:rsidP="00241B47">
            <w:r w:rsidRPr="00241B47">
              <w:rPr>
                <w:b/>
                <w:bCs/>
              </w:rPr>
              <w:t>3.3 Browse/flag/report chat</w:t>
            </w:r>
            <w:r w:rsidRPr="00241B47">
              <w:t xml:space="preserve"> (branch after step 5)</w:t>
            </w:r>
          </w:p>
          <w:p w14:paraId="6F8CA8F6" w14:textId="77777777" w:rsidR="00241B47" w:rsidRPr="00241B47" w:rsidRDefault="00241B47" w:rsidP="00241B47">
            <w:r w:rsidRPr="00241B47">
              <w:t>1. User browses/flags/reports specified chat.</w:t>
            </w:r>
          </w:p>
          <w:p w14:paraId="023AE892" w14:textId="77777777" w:rsidR="00241B47" w:rsidRPr="00241B47" w:rsidRDefault="00241B47" w:rsidP="00241B47">
            <w:r w:rsidRPr="00241B47">
              <w:t>2. Return to step 7.</w:t>
            </w:r>
          </w:p>
        </w:tc>
      </w:tr>
      <w:tr w:rsidR="00241B47" w:rsidRPr="00241B47" w14:paraId="5EC1FD3A" w14:textId="77777777" w:rsidTr="009E4641">
        <w:tc>
          <w:tcPr>
            <w:tcW w:w="1980" w:type="dxa"/>
          </w:tcPr>
          <w:p w14:paraId="6E810201" w14:textId="77777777" w:rsidR="00241B47" w:rsidRPr="00241B47" w:rsidRDefault="00241B47" w:rsidP="00241B47">
            <w:r w:rsidRPr="00241B47">
              <w:t>Exceptions:</w:t>
            </w:r>
          </w:p>
        </w:tc>
        <w:tc>
          <w:tcPr>
            <w:tcW w:w="6316" w:type="dxa"/>
          </w:tcPr>
          <w:p w14:paraId="6636D074" w14:textId="77777777" w:rsidR="00241B47" w:rsidRPr="00241B47" w:rsidRDefault="00241B47" w:rsidP="00241B47">
            <w:r w:rsidRPr="00241B47">
              <w:rPr>
                <w:b/>
                <w:bCs/>
              </w:rPr>
              <w:t>3.0.E.1 Initiate chat failure</w:t>
            </w:r>
            <w:r w:rsidRPr="00241B47">
              <w:t xml:space="preserve"> (at step 2)</w:t>
            </w:r>
          </w:p>
          <w:p w14:paraId="5FE7E827" w14:textId="3863401C" w:rsidR="00241B47" w:rsidRPr="00241B47" w:rsidRDefault="00241B47" w:rsidP="00241B47">
            <w:r w:rsidRPr="00241B47">
              <w:t xml:space="preserve">1. </w:t>
            </w:r>
            <w:r w:rsidR="00323763">
              <w:t>W</w:t>
            </w:r>
            <w:r w:rsidR="00323763">
              <w:rPr>
                <w:rFonts w:hint="eastAsia"/>
                <w:kern w:val="0"/>
              </w:rPr>
              <w:t>ebpage</w:t>
            </w:r>
            <w:r w:rsidR="00323763" w:rsidRPr="00241B47">
              <w:t xml:space="preserve"> </w:t>
            </w:r>
            <w:r w:rsidRPr="00241B47">
              <w:t xml:space="preserve">informs User that fail to initiate chat for specific reasons </w:t>
            </w:r>
            <w:r w:rsidRPr="00241B47">
              <w:lastRenderedPageBreak/>
              <w:t>(such as this shop or user has been deregistered, or this user has blocked User).</w:t>
            </w:r>
          </w:p>
        </w:tc>
      </w:tr>
      <w:tr w:rsidR="00241B47" w:rsidRPr="00241B47" w14:paraId="70C0265B" w14:textId="77777777" w:rsidTr="009E4641">
        <w:tc>
          <w:tcPr>
            <w:tcW w:w="1980" w:type="dxa"/>
          </w:tcPr>
          <w:p w14:paraId="531C8AD6" w14:textId="77777777" w:rsidR="00241B47" w:rsidRPr="00241B47" w:rsidRDefault="00241B47" w:rsidP="00241B47">
            <w:r w:rsidRPr="00241B47">
              <w:lastRenderedPageBreak/>
              <w:t>Includes:</w:t>
            </w:r>
          </w:p>
        </w:tc>
        <w:tc>
          <w:tcPr>
            <w:tcW w:w="6316" w:type="dxa"/>
          </w:tcPr>
          <w:p w14:paraId="09071BBF" w14:textId="77777777" w:rsidR="00241B47" w:rsidRPr="00241B47" w:rsidRDefault="00241B47" w:rsidP="00241B47">
            <w:r w:rsidRPr="00241B47">
              <w:t>None</w:t>
            </w:r>
          </w:p>
        </w:tc>
      </w:tr>
      <w:tr w:rsidR="00241B47" w:rsidRPr="00241B47" w14:paraId="2F7218D3" w14:textId="77777777" w:rsidTr="009E4641">
        <w:tc>
          <w:tcPr>
            <w:tcW w:w="1980" w:type="dxa"/>
          </w:tcPr>
          <w:p w14:paraId="168C6533" w14:textId="77777777" w:rsidR="00241B47" w:rsidRPr="00241B47" w:rsidRDefault="00241B47" w:rsidP="00241B47">
            <w:r w:rsidRPr="00241B47">
              <w:t>Priority:</w:t>
            </w:r>
          </w:p>
        </w:tc>
        <w:tc>
          <w:tcPr>
            <w:tcW w:w="6316" w:type="dxa"/>
          </w:tcPr>
          <w:p w14:paraId="23131DFC" w14:textId="77777777" w:rsidR="00241B47" w:rsidRPr="00241B47" w:rsidRDefault="00241B47" w:rsidP="00241B47">
            <w:r w:rsidRPr="00241B47">
              <w:t>High</w:t>
            </w:r>
          </w:p>
        </w:tc>
      </w:tr>
      <w:tr w:rsidR="00241B47" w:rsidRPr="00241B47" w14:paraId="64099ED5" w14:textId="77777777" w:rsidTr="009E4641">
        <w:tc>
          <w:tcPr>
            <w:tcW w:w="1980" w:type="dxa"/>
          </w:tcPr>
          <w:p w14:paraId="472F2D0B" w14:textId="77777777" w:rsidR="00241B47" w:rsidRPr="00241B47" w:rsidRDefault="00241B47" w:rsidP="00241B47">
            <w:r w:rsidRPr="00241B47">
              <w:t>Frequency of Use:</w:t>
            </w:r>
          </w:p>
        </w:tc>
        <w:tc>
          <w:tcPr>
            <w:tcW w:w="6316" w:type="dxa"/>
          </w:tcPr>
          <w:p w14:paraId="77DFE964" w14:textId="77777777" w:rsidR="00241B47" w:rsidRPr="00241B47" w:rsidRDefault="00241B47" w:rsidP="00241B47">
            <w:r w:rsidRPr="00241B47">
              <w:t>Approximately 30 times per week by one user</w:t>
            </w:r>
          </w:p>
        </w:tc>
      </w:tr>
      <w:tr w:rsidR="00241B47" w:rsidRPr="00241B47" w14:paraId="09258BF4" w14:textId="77777777" w:rsidTr="009E4641">
        <w:tc>
          <w:tcPr>
            <w:tcW w:w="1980" w:type="dxa"/>
          </w:tcPr>
          <w:p w14:paraId="75DCEDA5" w14:textId="77777777" w:rsidR="00241B47" w:rsidRPr="00241B47" w:rsidRDefault="00241B47" w:rsidP="00241B47">
            <w:r w:rsidRPr="00241B47">
              <w:t>Special Requirements:</w:t>
            </w:r>
          </w:p>
        </w:tc>
        <w:tc>
          <w:tcPr>
            <w:tcW w:w="6316" w:type="dxa"/>
          </w:tcPr>
          <w:p w14:paraId="3795CEA6" w14:textId="77777777" w:rsidR="00241B47" w:rsidRPr="00241B47" w:rsidRDefault="00241B47" w:rsidP="00241B47">
            <w:bookmarkStart w:id="69" w:name="OLE_LINK30"/>
            <w:r w:rsidRPr="00241B47">
              <w:t>1. User shall be able to view all chat records in User’s chat list.</w:t>
            </w:r>
            <w:bookmarkEnd w:id="69"/>
          </w:p>
        </w:tc>
      </w:tr>
      <w:tr w:rsidR="00241B47" w:rsidRPr="00241B47" w14:paraId="2E5368F8" w14:textId="77777777" w:rsidTr="009E4641">
        <w:tc>
          <w:tcPr>
            <w:tcW w:w="1980" w:type="dxa"/>
          </w:tcPr>
          <w:p w14:paraId="0076B45C" w14:textId="77777777" w:rsidR="00241B47" w:rsidRPr="00241B47" w:rsidRDefault="00241B47" w:rsidP="00241B47">
            <w:r w:rsidRPr="00241B47">
              <w:t>Assumptions:</w:t>
            </w:r>
          </w:p>
        </w:tc>
        <w:tc>
          <w:tcPr>
            <w:tcW w:w="6316" w:type="dxa"/>
          </w:tcPr>
          <w:p w14:paraId="64F1E10C" w14:textId="77777777" w:rsidR="00241B47" w:rsidRPr="00241B47" w:rsidRDefault="00241B47" w:rsidP="00241B47">
            <w:bookmarkStart w:id="70" w:name="OLE_LINK33"/>
            <w:r w:rsidRPr="00241B47">
              <w:t>1. Assume that the individual chat content sent by User cannot exceed 500 MB (source: survey of similar software).</w:t>
            </w:r>
            <w:bookmarkEnd w:id="70"/>
          </w:p>
        </w:tc>
      </w:tr>
      <w:tr w:rsidR="00241B47" w:rsidRPr="00241B47" w14:paraId="70606C7A" w14:textId="77777777" w:rsidTr="009E4641">
        <w:tc>
          <w:tcPr>
            <w:tcW w:w="1980" w:type="dxa"/>
          </w:tcPr>
          <w:p w14:paraId="50EECEB4" w14:textId="77777777" w:rsidR="00241B47" w:rsidRPr="00241B47" w:rsidRDefault="00241B47" w:rsidP="00241B47">
            <w:r w:rsidRPr="00241B47">
              <w:rPr>
                <w:rFonts w:hint="eastAsia"/>
              </w:rPr>
              <w:t>Note</w:t>
            </w:r>
            <w:r w:rsidRPr="00241B47">
              <w:t>s and Issues:</w:t>
            </w:r>
          </w:p>
        </w:tc>
        <w:tc>
          <w:tcPr>
            <w:tcW w:w="6316" w:type="dxa"/>
          </w:tcPr>
          <w:p w14:paraId="747CBCB5" w14:textId="77777777" w:rsidR="00241B47" w:rsidRPr="00241B47" w:rsidRDefault="00241B47" w:rsidP="00241B47">
            <w:r w:rsidRPr="00241B47">
              <w:t>None</w:t>
            </w:r>
          </w:p>
        </w:tc>
      </w:tr>
      <w:bookmarkEnd w:id="38"/>
    </w:tbl>
    <w:p w14:paraId="19FAD64A" w14:textId="7FA425BD" w:rsidR="00241B47" w:rsidRDefault="00241B47" w:rsidP="00241B47"/>
    <w:p w14:paraId="5748CBA7" w14:textId="1EB9B996" w:rsidR="0085463E" w:rsidRDefault="0085463E" w:rsidP="00241B47"/>
    <w:p w14:paraId="561162E4" w14:textId="539ED96B" w:rsidR="0085463E" w:rsidRPr="0085463E" w:rsidRDefault="0085463E" w:rsidP="00241B47">
      <w:pPr>
        <w:rPr>
          <w:b/>
          <w:bCs/>
          <w:i/>
          <w:iCs/>
        </w:rPr>
      </w:pPr>
      <w:bookmarkStart w:id="71" w:name="OLE_LINK28"/>
      <w:r w:rsidRPr="00FC6DC2">
        <w:rPr>
          <w:b/>
          <w:bCs/>
          <w:i/>
          <w:iCs/>
        </w:rPr>
        <w:t>2.1.</w:t>
      </w:r>
      <w:r w:rsidR="00CF3507">
        <w:rPr>
          <w:b/>
          <w:bCs/>
          <w:i/>
          <w:iCs/>
        </w:rPr>
        <w:t>4</w:t>
      </w:r>
      <w:r w:rsidRPr="00FC6DC2">
        <w:rPr>
          <w:b/>
          <w:bCs/>
          <w:i/>
          <w:iCs/>
        </w:rPr>
        <w:t xml:space="preserve"> </w:t>
      </w:r>
      <w:r w:rsidR="00673974" w:rsidRPr="00673974">
        <w:rPr>
          <w:b/>
          <w:bCs/>
          <w:i/>
          <w:iCs/>
        </w:rPr>
        <w:t>Feedback or rating</w:t>
      </w:r>
    </w:p>
    <w:bookmarkEnd w:id="71"/>
    <w:p w14:paraId="46FBA475" w14:textId="77777777" w:rsidR="00241B47" w:rsidRPr="00241B47" w:rsidRDefault="00241B47" w:rsidP="00241B47"/>
    <w:tbl>
      <w:tblPr>
        <w:tblStyle w:val="a4"/>
        <w:tblW w:w="0" w:type="auto"/>
        <w:tblLook w:val="04A0" w:firstRow="1" w:lastRow="0" w:firstColumn="1" w:lastColumn="0" w:noHBand="0" w:noVBand="1"/>
      </w:tblPr>
      <w:tblGrid>
        <w:gridCol w:w="1980"/>
        <w:gridCol w:w="6316"/>
      </w:tblGrid>
      <w:tr w:rsidR="00241B47" w:rsidRPr="00241B47" w14:paraId="443C416F" w14:textId="77777777" w:rsidTr="009E4641">
        <w:tc>
          <w:tcPr>
            <w:tcW w:w="1980" w:type="dxa"/>
          </w:tcPr>
          <w:p w14:paraId="3EE0F299" w14:textId="77777777" w:rsidR="00241B47" w:rsidRPr="00241B47" w:rsidRDefault="00241B47" w:rsidP="00241B47">
            <w:r w:rsidRPr="00241B47">
              <w:rPr>
                <w:rFonts w:hint="eastAsia"/>
              </w:rPr>
              <w:t>Use</w:t>
            </w:r>
            <w:r w:rsidRPr="00241B47">
              <w:t xml:space="preserve"> Case ID:</w:t>
            </w:r>
          </w:p>
        </w:tc>
        <w:tc>
          <w:tcPr>
            <w:tcW w:w="6316" w:type="dxa"/>
          </w:tcPr>
          <w:p w14:paraId="56C7A61B" w14:textId="77777777" w:rsidR="00241B47" w:rsidRPr="00241B47" w:rsidRDefault="00241B47" w:rsidP="00241B47">
            <w:r w:rsidRPr="00241B47">
              <w:t>4</w:t>
            </w:r>
          </w:p>
        </w:tc>
      </w:tr>
      <w:tr w:rsidR="00241B47" w:rsidRPr="00241B47" w14:paraId="6C5F9326" w14:textId="77777777" w:rsidTr="009E4641">
        <w:tc>
          <w:tcPr>
            <w:tcW w:w="1980" w:type="dxa"/>
          </w:tcPr>
          <w:p w14:paraId="56A7212E" w14:textId="77777777" w:rsidR="00241B47" w:rsidRPr="00241B47" w:rsidRDefault="00241B47" w:rsidP="00241B47">
            <w:r w:rsidRPr="00241B47">
              <w:rPr>
                <w:rFonts w:hint="eastAsia"/>
              </w:rPr>
              <w:t>Use</w:t>
            </w:r>
            <w:r w:rsidRPr="00241B47">
              <w:t xml:space="preserve"> Case Name:</w:t>
            </w:r>
          </w:p>
        </w:tc>
        <w:tc>
          <w:tcPr>
            <w:tcW w:w="6316" w:type="dxa"/>
          </w:tcPr>
          <w:p w14:paraId="64B0C417" w14:textId="77777777" w:rsidR="00241B47" w:rsidRPr="00241B47" w:rsidRDefault="00241B47" w:rsidP="00241B47">
            <w:r w:rsidRPr="00241B47">
              <w:t>Feedback or rating</w:t>
            </w:r>
          </w:p>
        </w:tc>
      </w:tr>
      <w:tr w:rsidR="00241B47" w:rsidRPr="00241B47" w14:paraId="53D5EFBF" w14:textId="77777777" w:rsidTr="009E4641">
        <w:tc>
          <w:tcPr>
            <w:tcW w:w="1980" w:type="dxa"/>
          </w:tcPr>
          <w:p w14:paraId="299D0F1E" w14:textId="77777777" w:rsidR="00241B47" w:rsidRPr="00241B47" w:rsidRDefault="00241B47" w:rsidP="00241B47">
            <w:r w:rsidRPr="00241B47">
              <w:t>Actors:</w:t>
            </w:r>
          </w:p>
        </w:tc>
        <w:tc>
          <w:tcPr>
            <w:tcW w:w="6316" w:type="dxa"/>
          </w:tcPr>
          <w:p w14:paraId="0959C48C" w14:textId="77777777" w:rsidR="00241B47" w:rsidRPr="00241B47" w:rsidRDefault="00241B47" w:rsidP="00241B47">
            <w:r w:rsidRPr="00241B47">
              <w:t>User</w:t>
            </w:r>
          </w:p>
        </w:tc>
      </w:tr>
      <w:tr w:rsidR="00241B47" w:rsidRPr="00241B47" w14:paraId="756BEB92" w14:textId="77777777" w:rsidTr="009E4641">
        <w:tc>
          <w:tcPr>
            <w:tcW w:w="1980" w:type="dxa"/>
          </w:tcPr>
          <w:p w14:paraId="515B57C4" w14:textId="77777777" w:rsidR="00241B47" w:rsidRPr="00241B47" w:rsidRDefault="00241B47" w:rsidP="00241B47">
            <w:r w:rsidRPr="00241B47">
              <w:t>Description:</w:t>
            </w:r>
          </w:p>
        </w:tc>
        <w:tc>
          <w:tcPr>
            <w:tcW w:w="6316" w:type="dxa"/>
          </w:tcPr>
          <w:p w14:paraId="3842CAD4" w14:textId="6C557098" w:rsidR="00241B47" w:rsidRPr="00241B47" w:rsidRDefault="00241B47" w:rsidP="00241B47">
            <w:r w:rsidRPr="00241B47">
              <w:t xml:space="preserve">A User accesses the </w:t>
            </w:r>
            <w:r w:rsidR="00AC3713">
              <w:rPr>
                <w:rFonts w:hint="eastAsia"/>
                <w:kern w:val="0"/>
              </w:rPr>
              <w:t>webpage</w:t>
            </w:r>
            <w:r w:rsidRPr="00241B47">
              <w:t xml:space="preserve">, and </w:t>
            </w:r>
            <w:r w:rsidRPr="00241B47">
              <w:rPr>
                <w:rFonts w:hint="eastAsia"/>
              </w:rPr>
              <w:t>p</w:t>
            </w:r>
            <w:r w:rsidRPr="00241B47">
              <w:t>rovides feedback (or rate) to</w:t>
            </w:r>
            <w:ins w:id="72" w:author="pzswdzb@163.com" w:date="2022-04-04T00:19:00Z">
              <w:r w:rsidRPr="00241B47">
                <w:t xml:space="preserve"> </w:t>
              </w:r>
            </w:ins>
            <w:del w:id="73" w:author="pzswdzb@163.com" w:date="2022-04-04T00:19:00Z">
              <w:r w:rsidRPr="00241B47" w:rsidDel="009F533A">
                <w:delText xml:space="preserve"> platform administrators or</w:delText>
              </w:r>
            </w:del>
            <w:r w:rsidRPr="00241B47">
              <w:t xml:space="preserve"> shops </w:t>
            </w:r>
            <w:r w:rsidR="007C3ADB">
              <w:t xml:space="preserve">or </w:t>
            </w:r>
            <w:r w:rsidR="00AC3713">
              <w:rPr>
                <w:rFonts w:hint="eastAsia"/>
                <w:kern w:val="0"/>
              </w:rPr>
              <w:t>webpage</w:t>
            </w:r>
            <w:r w:rsidR="00AC3713" w:rsidRPr="00241B47">
              <w:t xml:space="preserve"> </w:t>
            </w:r>
            <w:r w:rsidR="00E31E15" w:rsidRPr="00241B47">
              <w:t xml:space="preserve">administrators </w:t>
            </w:r>
            <w:r w:rsidRPr="00241B47">
              <w:t>about purchased services and user experience.</w:t>
            </w:r>
          </w:p>
        </w:tc>
      </w:tr>
      <w:tr w:rsidR="00241B47" w:rsidRPr="00241B47" w14:paraId="04D7057B" w14:textId="77777777" w:rsidTr="009E4641">
        <w:tc>
          <w:tcPr>
            <w:tcW w:w="1980" w:type="dxa"/>
          </w:tcPr>
          <w:p w14:paraId="483947F5" w14:textId="77777777" w:rsidR="00241B47" w:rsidRPr="00241B47" w:rsidRDefault="00241B47" w:rsidP="00241B47">
            <w:r w:rsidRPr="00241B47">
              <w:t>Preconditions:</w:t>
            </w:r>
          </w:p>
        </w:tc>
        <w:tc>
          <w:tcPr>
            <w:tcW w:w="6316" w:type="dxa"/>
          </w:tcPr>
          <w:p w14:paraId="588A6F06" w14:textId="2CCECDF6" w:rsidR="00241B47" w:rsidRPr="00241B47" w:rsidRDefault="00241B47" w:rsidP="00241B47">
            <w:r w:rsidRPr="00241B47">
              <w:t xml:space="preserve">1. User is registered and logged into </w:t>
            </w:r>
            <w:r w:rsidR="00AC3713">
              <w:rPr>
                <w:rFonts w:hint="eastAsia"/>
                <w:kern w:val="0"/>
              </w:rPr>
              <w:t>webpage</w:t>
            </w:r>
            <w:r w:rsidRPr="00241B47">
              <w:t>.</w:t>
            </w:r>
          </w:p>
          <w:p w14:paraId="51D21E08" w14:textId="77777777" w:rsidR="00241B47" w:rsidRPr="00241B47" w:rsidRDefault="00241B47" w:rsidP="00241B47">
            <w:r w:rsidRPr="00241B47">
              <w:t>2. User must have purchased services if he/she wants to rate purchased products.</w:t>
            </w:r>
          </w:p>
        </w:tc>
      </w:tr>
      <w:tr w:rsidR="00241B47" w:rsidRPr="00241B47" w14:paraId="634E4A70" w14:textId="77777777" w:rsidTr="009E4641">
        <w:tc>
          <w:tcPr>
            <w:tcW w:w="1980" w:type="dxa"/>
          </w:tcPr>
          <w:p w14:paraId="47F9FABA" w14:textId="77777777" w:rsidR="00241B47" w:rsidRPr="00241B47" w:rsidRDefault="00241B47" w:rsidP="00241B47">
            <w:r w:rsidRPr="00241B47">
              <w:t>Postconditions:</w:t>
            </w:r>
          </w:p>
        </w:tc>
        <w:tc>
          <w:tcPr>
            <w:tcW w:w="6316" w:type="dxa"/>
          </w:tcPr>
          <w:p w14:paraId="5C149081" w14:textId="4094A41F" w:rsidR="00241B47" w:rsidRPr="00241B47" w:rsidRDefault="00241B47" w:rsidP="00241B47">
            <w:r w:rsidRPr="00241B47">
              <w:t>1. Feedback about the user experience</w:t>
            </w:r>
            <w:del w:id="74" w:author="pzswdzb@163.com" w:date="2022-04-04T00:23:00Z">
              <w:r w:rsidRPr="00241B47" w:rsidDel="009F533A">
                <w:delText xml:space="preserve"> that be</w:delText>
              </w:r>
            </w:del>
            <w:r w:rsidRPr="00241B47">
              <w:t xml:space="preserve"> reported to </w:t>
            </w:r>
            <w:r w:rsidR="00AC3713">
              <w:rPr>
                <w:rFonts w:hint="eastAsia"/>
                <w:kern w:val="0"/>
              </w:rPr>
              <w:t>webpage</w:t>
            </w:r>
            <w:r w:rsidR="00AC3713" w:rsidRPr="00241B47">
              <w:t xml:space="preserve"> </w:t>
            </w:r>
            <w:r w:rsidRPr="00241B47">
              <w:t>administrators is recorded and carefully considered.</w:t>
            </w:r>
          </w:p>
          <w:p w14:paraId="1BF88406" w14:textId="61415931" w:rsidR="00241B47" w:rsidRPr="00241B47" w:rsidRDefault="00241B47" w:rsidP="00241B47">
            <w:r w:rsidRPr="00241B47">
              <w:t>2. Report about shop or product</w:t>
            </w:r>
            <w:del w:id="75" w:author="pzswdzb@163.com" w:date="2022-04-04T00:24:00Z">
              <w:r w:rsidRPr="00241B47" w:rsidDel="0084695A">
                <w:delText xml:space="preserve"> that be</w:delText>
              </w:r>
            </w:del>
            <w:r w:rsidRPr="00241B47">
              <w:t xml:space="preserve"> reported to </w:t>
            </w:r>
            <w:r w:rsidR="00AC3713">
              <w:rPr>
                <w:rFonts w:hint="eastAsia"/>
                <w:kern w:val="0"/>
              </w:rPr>
              <w:t>webpage</w:t>
            </w:r>
            <w:r w:rsidR="00AC3713" w:rsidRPr="00241B47">
              <w:t xml:space="preserve"> </w:t>
            </w:r>
            <w:r w:rsidRPr="00241B47">
              <w:t>administrators is recorded, and wait for processing.</w:t>
            </w:r>
          </w:p>
          <w:p w14:paraId="27EDA7E2" w14:textId="77777777" w:rsidR="00241B47" w:rsidRPr="00241B47" w:rsidRDefault="00241B47" w:rsidP="00241B47">
            <w:r w:rsidRPr="00241B47">
              <w:t>3. Rating about purchased services</w:t>
            </w:r>
            <w:del w:id="76" w:author="pzswdzb@163.com" w:date="2022-04-04T00:25:00Z">
              <w:r w:rsidRPr="00241B47" w:rsidDel="0084695A">
                <w:delText xml:space="preserve"> that be</w:delText>
              </w:r>
            </w:del>
            <w:r w:rsidRPr="00241B47">
              <w:t xml:space="preserve"> reported to shop is recorded, and be counted as a score of shop and service, and display to all users.</w:t>
            </w:r>
          </w:p>
        </w:tc>
      </w:tr>
      <w:tr w:rsidR="00241B47" w:rsidRPr="00241B47" w14:paraId="6060C852" w14:textId="77777777" w:rsidTr="009E4641">
        <w:tc>
          <w:tcPr>
            <w:tcW w:w="1980" w:type="dxa"/>
          </w:tcPr>
          <w:p w14:paraId="4D8A9383" w14:textId="77777777" w:rsidR="00241B47" w:rsidRPr="00241B47" w:rsidRDefault="00241B47" w:rsidP="00241B47">
            <w:r w:rsidRPr="00241B47">
              <w:t>Normal Flow:</w:t>
            </w:r>
          </w:p>
        </w:tc>
        <w:tc>
          <w:tcPr>
            <w:tcW w:w="6316" w:type="dxa"/>
          </w:tcPr>
          <w:p w14:paraId="5849E6D9" w14:textId="77777777" w:rsidR="00241B47" w:rsidRPr="00241B47" w:rsidRDefault="00241B47" w:rsidP="00241B47">
            <w:pPr>
              <w:rPr>
                <w:b/>
                <w:bCs/>
              </w:rPr>
            </w:pPr>
            <w:r w:rsidRPr="00241B47">
              <w:rPr>
                <w:b/>
                <w:bCs/>
              </w:rPr>
              <w:t>4.0 Feedback or rating</w:t>
            </w:r>
          </w:p>
          <w:p w14:paraId="262A0001" w14:textId="77777777" w:rsidR="00241B47" w:rsidRPr="00241B47" w:rsidRDefault="00241B47" w:rsidP="00241B47">
            <w:r w:rsidRPr="00241B47">
              <w:t>1. User selects specified purchased service from history, and asks to rating.</w:t>
            </w:r>
          </w:p>
          <w:p w14:paraId="344EF2CB" w14:textId="6048934D" w:rsidR="00241B47" w:rsidRPr="00241B47" w:rsidRDefault="00241B47" w:rsidP="00241B47">
            <w:r w:rsidRPr="00241B47">
              <w:t xml:space="preserve">2. </w:t>
            </w:r>
            <w:r w:rsidR="004055CF">
              <w:t>W</w:t>
            </w:r>
            <w:r w:rsidR="004055CF">
              <w:rPr>
                <w:rFonts w:hint="eastAsia"/>
                <w:kern w:val="0"/>
              </w:rPr>
              <w:t>ebpage</w:t>
            </w:r>
            <w:r w:rsidR="004055CF" w:rsidRPr="00241B47">
              <w:t xml:space="preserve"> </w:t>
            </w:r>
            <w:r w:rsidRPr="00241B47">
              <w:t>displays a text box for User to input detail.</w:t>
            </w:r>
          </w:p>
          <w:p w14:paraId="53C513B6" w14:textId="77777777" w:rsidR="00241B47" w:rsidRPr="00241B47" w:rsidRDefault="00241B47" w:rsidP="00241B47">
            <w:r w:rsidRPr="00241B47">
              <w:t>3. User finishes editing detail, and clicks on submit.</w:t>
            </w:r>
          </w:p>
          <w:p w14:paraId="4A920F46" w14:textId="28BD072E" w:rsidR="00241B47" w:rsidRPr="00241B47" w:rsidRDefault="00241B47" w:rsidP="00241B47">
            <w:r w:rsidRPr="00241B47">
              <w:t xml:space="preserve">4. </w:t>
            </w:r>
            <w:r w:rsidR="004055CF">
              <w:t>W</w:t>
            </w:r>
            <w:r w:rsidR="004055CF">
              <w:rPr>
                <w:rFonts w:hint="eastAsia"/>
                <w:kern w:val="0"/>
              </w:rPr>
              <w:t>ebpage</w:t>
            </w:r>
            <w:r w:rsidR="004055CF" w:rsidRPr="00241B47">
              <w:t xml:space="preserve"> </w:t>
            </w:r>
            <w:r w:rsidRPr="00241B47">
              <w:t>informs User feedback is submitted successfully, and wait for processing.</w:t>
            </w:r>
          </w:p>
        </w:tc>
      </w:tr>
      <w:tr w:rsidR="00241B47" w:rsidRPr="00241B47" w14:paraId="5E810B1A" w14:textId="77777777" w:rsidTr="009E4641">
        <w:tc>
          <w:tcPr>
            <w:tcW w:w="1980" w:type="dxa"/>
          </w:tcPr>
          <w:p w14:paraId="7BF1CE19" w14:textId="77777777" w:rsidR="00241B47" w:rsidRPr="00241B47" w:rsidRDefault="00241B47" w:rsidP="00241B47">
            <w:r w:rsidRPr="00241B47">
              <w:t>Alternative Flows:</w:t>
            </w:r>
          </w:p>
        </w:tc>
        <w:tc>
          <w:tcPr>
            <w:tcW w:w="6316" w:type="dxa"/>
          </w:tcPr>
          <w:p w14:paraId="067C8CE5" w14:textId="77777777" w:rsidR="00241B47" w:rsidRPr="00241B47" w:rsidRDefault="00241B47" w:rsidP="00241B47">
            <w:r w:rsidRPr="00241B47">
              <w:rPr>
                <w:b/>
                <w:bCs/>
              </w:rPr>
              <w:t>4.1 Feedback user experience</w:t>
            </w:r>
            <w:r w:rsidRPr="00241B47">
              <w:t xml:space="preserve"> (branch at step 1)</w:t>
            </w:r>
          </w:p>
          <w:p w14:paraId="7335F1BF" w14:textId="59FEA68A" w:rsidR="00241B47" w:rsidRPr="00241B47" w:rsidRDefault="00241B47" w:rsidP="00241B47">
            <w:r w:rsidRPr="00241B47">
              <w:t xml:space="preserve">1. User enters to the user feedback page, and asks to feedback to </w:t>
            </w:r>
            <w:r w:rsidR="00AC3713">
              <w:rPr>
                <w:rFonts w:hint="eastAsia"/>
                <w:kern w:val="0"/>
              </w:rPr>
              <w:t>webpage</w:t>
            </w:r>
            <w:r w:rsidR="00AC3713" w:rsidRPr="00241B47">
              <w:t xml:space="preserve"> </w:t>
            </w:r>
            <w:r w:rsidRPr="00241B47">
              <w:t>administrators.</w:t>
            </w:r>
          </w:p>
          <w:p w14:paraId="7788344E" w14:textId="77777777" w:rsidR="00241B47" w:rsidRPr="00241B47" w:rsidRDefault="00241B47" w:rsidP="00241B47">
            <w:r w:rsidRPr="00241B47">
              <w:t>2. Return to step 2.</w:t>
            </w:r>
          </w:p>
          <w:p w14:paraId="3F4B815B" w14:textId="77777777" w:rsidR="00241B47" w:rsidRPr="00241B47" w:rsidRDefault="00241B47" w:rsidP="00241B47"/>
          <w:p w14:paraId="4EAE64FD" w14:textId="77777777" w:rsidR="00241B47" w:rsidRPr="00241B47" w:rsidRDefault="00241B47" w:rsidP="00241B47">
            <w:r w:rsidRPr="00241B47">
              <w:rPr>
                <w:b/>
                <w:bCs/>
              </w:rPr>
              <w:t>4.2 Feedback shop or service</w:t>
            </w:r>
            <w:r w:rsidRPr="00241B47">
              <w:t xml:space="preserve"> (branch at step 1)</w:t>
            </w:r>
          </w:p>
          <w:p w14:paraId="13650B17" w14:textId="518AD441" w:rsidR="00241B47" w:rsidRPr="00241B47" w:rsidRDefault="00241B47" w:rsidP="00241B47">
            <w:r w:rsidRPr="00241B47">
              <w:t xml:space="preserve">1. User selects specified purchased service or shop, and asks to feedback to </w:t>
            </w:r>
            <w:r w:rsidR="00AC3713">
              <w:rPr>
                <w:rFonts w:hint="eastAsia"/>
                <w:kern w:val="0"/>
              </w:rPr>
              <w:t>webpage</w:t>
            </w:r>
            <w:r w:rsidR="00AC3713" w:rsidRPr="00241B47">
              <w:t xml:space="preserve"> </w:t>
            </w:r>
            <w:r w:rsidRPr="00241B47">
              <w:t>administrators.</w:t>
            </w:r>
          </w:p>
          <w:p w14:paraId="26672848" w14:textId="77777777" w:rsidR="00241B47" w:rsidRPr="00241B47" w:rsidRDefault="00241B47" w:rsidP="00241B47">
            <w:r w:rsidRPr="00241B47">
              <w:lastRenderedPageBreak/>
              <w:t>2. Return to step 2.</w:t>
            </w:r>
          </w:p>
        </w:tc>
      </w:tr>
      <w:tr w:rsidR="00241B47" w:rsidRPr="00241B47" w14:paraId="15BAF116" w14:textId="77777777" w:rsidTr="009E4641">
        <w:tc>
          <w:tcPr>
            <w:tcW w:w="1980" w:type="dxa"/>
          </w:tcPr>
          <w:p w14:paraId="1793C016" w14:textId="77777777" w:rsidR="00241B47" w:rsidRPr="00241B47" w:rsidRDefault="00241B47" w:rsidP="00241B47">
            <w:r w:rsidRPr="00241B47">
              <w:lastRenderedPageBreak/>
              <w:t>Exceptions:</w:t>
            </w:r>
          </w:p>
        </w:tc>
        <w:tc>
          <w:tcPr>
            <w:tcW w:w="6316" w:type="dxa"/>
          </w:tcPr>
          <w:p w14:paraId="1A3CC517" w14:textId="77777777" w:rsidR="00241B47" w:rsidRPr="00241B47" w:rsidRDefault="00241B47" w:rsidP="00241B47">
            <w:r w:rsidRPr="00241B47">
              <w:rPr>
                <w:b/>
                <w:bCs/>
              </w:rPr>
              <w:t xml:space="preserve">4.0.E.1 Feedback submitted failure </w:t>
            </w:r>
            <w:r w:rsidRPr="00241B47">
              <w:t>(at step 4)</w:t>
            </w:r>
          </w:p>
          <w:p w14:paraId="2861C691" w14:textId="13296419" w:rsidR="00241B47" w:rsidRPr="00241B47" w:rsidRDefault="00241B47" w:rsidP="00241B47">
            <w:r w:rsidRPr="00241B47">
              <w:t xml:space="preserve">1. </w:t>
            </w:r>
            <w:bookmarkStart w:id="77" w:name="OLE_LINK59"/>
            <w:r w:rsidR="00E71F69">
              <w:t>W</w:t>
            </w:r>
            <w:r w:rsidR="00A06551">
              <w:rPr>
                <w:rFonts w:hint="eastAsia"/>
                <w:kern w:val="0"/>
              </w:rPr>
              <w:t>ebpage</w:t>
            </w:r>
            <w:r w:rsidRPr="00241B47">
              <w:t xml:space="preserve"> </w:t>
            </w:r>
            <w:bookmarkEnd w:id="77"/>
            <w:r w:rsidRPr="00241B47">
              <w:t xml:space="preserve">informs User that fail to </w:t>
            </w:r>
            <w:r w:rsidRPr="00241B47">
              <w:rPr>
                <w:rFonts w:hint="eastAsia"/>
              </w:rPr>
              <w:t>submit</w:t>
            </w:r>
            <w:r w:rsidRPr="00241B47">
              <w:t xml:space="preserve"> feedback for specific reasons (such as exists prohibited words, mis-formed or unrecognizable characters, and fail to upload picture or video).</w:t>
            </w:r>
          </w:p>
          <w:p w14:paraId="4A0B7FE4" w14:textId="77777777" w:rsidR="00241B47" w:rsidRPr="00241B47" w:rsidRDefault="00241B47" w:rsidP="00241B47">
            <w:r w:rsidRPr="00241B47">
              <w:t>2a. User modifies the content, and re-submit feedback.</w:t>
            </w:r>
          </w:p>
          <w:p w14:paraId="36363827" w14:textId="155753D2" w:rsidR="00241B47" w:rsidRPr="00241B47" w:rsidRDefault="00241B47" w:rsidP="00241B47">
            <w:r w:rsidRPr="00241B47">
              <w:t xml:space="preserve">2b. </w:t>
            </w:r>
            <w:r w:rsidR="00E71F69">
              <w:t>W</w:t>
            </w:r>
            <w:r w:rsidR="00E71F69">
              <w:rPr>
                <w:rFonts w:hint="eastAsia"/>
                <w:kern w:val="0"/>
              </w:rPr>
              <w:t>ebpage</w:t>
            </w:r>
            <w:r w:rsidR="00E71F69" w:rsidRPr="00241B47">
              <w:t xml:space="preserve"> </w:t>
            </w:r>
            <w:r w:rsidRPr="00241B47">
              <w:t>informs User feedback is submitted successfully or failure (back to step 1).</w:t>
            </w:r>
          </w:p>
          <w:p w14:paraId="59150057" w14:textId="77777777" w:rsidR="00241B47" w:rsidRPr="00241B47" w:rsidRDefault="00241B47" w:rsidP="00241B47">
            <w:r w:rsidRPr="00241B47">
              <w:t>3. User cancel submit feedback.</w:t>
            </w:r>
          </w:p>
        </w:tc>
      </w:tr>
      <w:tr w:rsidR="00241B47" w:rsidRPr="00241B47" w14:paraId="6BBBC1BA" w14:textId="77777777" w:rsidTr="009E4641">
        <w:tc>
          <w:tcPr>
            <w:tcW w:w="1980" w:type="dxa"/>
          </w:tcPr>
          <w:p w14:paraId="3FBF868D" w14:textId="77777777" w:rsidR="00241B47" w:rsidRPr="00241B47" w:rsidRDefault="00241B47" w:rsidP="00241B47">
            <w:r w:rsidRPr="00241B47">
              <w:t>Includes:</w:t>
            </w:r>
          </w:p>
        </w:tc>
        <w:tc>
          <w:tcPr>
            <w:tcW w:w="6316" w:type="dxa"/>
          </w:tcPr>
          <w:p w14:paraId="3199937C" w14:textId="77777777" w:rsidR="00241B47" w:rsidRPr="00241B47" w:rsidRDefault="00241B47" w:rsidP="00241B47">
            <w:r w:rsidRPr="00241B47">
              <w:t>None</w:t>
            </w:r>
          </w:p>
        </w:tc>
      </w:tr>
      <w:tr w:rsidR="00241B47" w:rsidRPr="00241B47" w14:paraId="26DD5A5D" w14:textId="77777777" w:rsidTr="009E4641">
        <w:tc>
          <w:tcPr>
            <w:tcW w:w="1980" w:type="dxa"/>
          </w:tcPr>
          <w:p w14:paraId="1D03F9EE" w14:textId="77777777" w:rsidR="00241B47" w:rsidRPr="00241B47" w:rsidRDefault="00241B47" w:rsidP="00241B47">
            <w:r w:rsidRPr="00241B47">
              <w:t>Priority:</w:t>
            </w:r>
          </w:p>
        </w:tc>
        <w:tc>
          <w:tcPr>
            <w:tcW w:w="6316" w:type="dxa"/>
          </w:tcPr>
          <w:p w14:paraId="3C97CE97" w14:textId="77777777" w:rsidR="00241B47" w:rsidRPr="00241B47" w:rsidRDefault="00241B47" w:rsidP="00241B47">
            <w:r w:rsidRPr="00241B47">
              <w:t>Medium</w:t>
            </w:r>
          </w:p>
        </w:tc>
      </w:tr>
      <w:tr w:rsidR="00241B47" w:rsidRPr="00241B47" w14:paraId="03B5493D" w14:textId="77777777" w:rsidTr="009E4641">
        <w:tc>
          <w:tcPr>
            <w:tcW w:w="1980" w:type="dxa"/>
          </w:tcPr>
          <w:p w14:paraId="14E05DA8" w14:textId="77777777" w:rsidR="00241B47" w:rsidRPr="00241B47" w:rsidRDefault="00241B47" w:rsidP="00241B47">
            <w:r w:rsidRPr="00241B47">
              <w:t>Frequency of Use:</w:t>
            </w:r>
          </w:p>
        </w:tc>
        <w:tc>
          <w:tcPr>
            <w:tcW w:w="6316" w:type="dxa"/>
          </w:tcPr>
          <w:p w14:paraId="7E75AE86" w14:textId="77777777" w:rsidR="00241B47" w:rsidRPr="00241B47" w:rsidRDefault="00241B47" w:rsidP="00241B47">
            <w:r w:rsidRPr="00241B47">
              <w:t>Approximately 30 times per week by one user</w:t>
            </w:r>
          </w:p>
        </w:tc>
      </w:tr>
      <w:tr w:rsidR="00241B47" w:rsidRPr="00241B47" w14:paraId="0966C354" w14:textId="77777777" w:rsidTr="009E4641">
        <w:tc>
          <w:tcPr>
            <w:tcW w:w="1980" w:type="dxa"/>
          </w:tcPr>
          <w:p w14:paraId="07312D4B" w14:textId="77777777" w:rsidR="00241B47" w:rsidRPr="00241B47" w:rsidRDefault="00241B47" w:rsidP="00241B47">
            <w:r w:rsidRPr="00241B47">
              <w:t>Special Requirements:</w:t>
            </w:r>
          </w:p>
        </w:tc>
        <w:tc>
          <w:tcPr>
            <w:tcW w:w="6316" w:type="dxa"/>
          </w:tcPr>
          <w:p w14:paraId="04A357AA" w14:textId="77777777" w:rsidR="00241B47" w:rsidRPr="00241B47" w:rsidRDefault="00241B47" w:rsidP="00241B47">
            <w:r w:rsidRPr="00241B47">
              <w:t xml:space="preserve">1. User shall be able to cancel submit the feedback at any time prior to confirming submit the feedback. </w:t>
            </w:r>
          </w:p>
        </w:tc>
      </w:tr>
      <w:tr w:rsidR="00241B47" w:rsidRPr="00241B47" w14:paraId="130B7F75" w14:textId="77777777" w:rsidTr="009E4641">
        <w:tc>
          <w:tcPr>
            <w:tcW w:w="1980" w:type="dxa"/>
          </w:tcPr>
          <w:p w14:paraId="46602FF1" w14:textId="77777777" w:rsidR="00241B47" w:rsidRPr="00241B47" w:rsidRDefault="00241B47" w:rsidP="00241B47">
            <w:r w:rsidRPr="00241B47">
              <w:t>Assumptions:</w:t>
            </w:r>
          </w:p>
        </w:tc>
        <w:tc>
          <w:tcPr>
            <w:tcW w:w="6316" w:type="dxa"/>
          </w:tcPr>
          <w:p w14:paraId="731BF824" w14:textId="77777777" w:rsidR="00241B47" w:rsidRPr="00241B47" w:rsidRDefault="00241B47" w:rsidP="00241B47">
            <w:r w:rsidRPr="00241B47">
              <w:t>1. Assume that the image and video uploaded by User cannot exceed 500 MB (source: survey of similar software).</w:t>
            </w:r>
          </w:p>
        </w:tc>
      </w:tr>
      <w:tr w:rsidR="00241B47" w:rsidRPr="00241B47" w14:paraId="314403E3" w14:textId="77777777" w:rsidTr="009E4641">
        <w:tc>
          <w:tcPr>
            <w:tcW w:w="1980" w:type="dxa"/>
          </w:tcPr>
          <w:p w14:paraId="3B256114" w14:textId="77777777" w:rsidR="00241B47" w:rsidRPr="00241B47" w:rsidRDefault="00241B47" w:rsidP="00241B47">
            <w:r w:rsidRPr="00241B47">
              <w:rPr>
                <w:rFonts w:hint="eastAsia"/>
              </w:rPr>
              <w:t>Note</w:t>
            </w:r>
            <w:r w:rsidRPr="00241B47">
              <w:t>s and Issues:</w:t>
            </w:r>
          </w:p>
        </w:tc>
        <w:tc>
          <w:tcPr>
            <w:tcW w:w="6316" w:type="dxa"/>
          </w:tcPr>
          <w:p w14:paraId="240A113D" w14:textId="116B402B" w:rsidR="00241B47" w:rsidRPr="00241B47" w:rsidRDefault="00241B47" w:rsidP="00241B47">
            <w:r w:rsidRPr="00241B47">
              <w:t xml:space="preserve">1. </w:t>
            </w:r>
            <w:r w:rsidR="00E71F69">
              <w:t>W</w:t>
            </w:r>
            <w:r w:rsidR="00E71F69">
              <w:rPr>
                <w:rFonts w:hint="eastAsia"/>
                <w:kern w:val="0"/>
              </w:rPr>
              <w:t>ebpage</w:t>
            </w:r>
            <w:r w:rsidR="00E71F69" w:rsidRPr="00241B47">
              <w:t xml:space="preserve"> </w:t>
            </w:r>
            <w:r w:rsidRPr="00241B47">
              <w:t xml:space="preserve">shall indicate which characters or contents may cause submit failure. </w:t>
            </w:r>
            <w:r w:rsidR="00E71F69">
              <w:rPr>
                <w:rFonts w:hint="eastAsia"/>
                <w:kern w:val="0"/>
              </w:rPr>
              <w:t xml:space="preserve">Webpage </w:t>
            </w:r>
            <w:r w:rsidRPr="00241B47">
              <w:t>shall not permit a User to submit feedback includes these contents.</w:t>
            </w:r>
          </w:p>
        </w:tc>
      </w:tr>
    </w:tbl>
    <w:p w14:paraId="1955F42F" w14:textId="77777777" w:rsidR="00241B47" w:rsidRPr="00241B47" w:rsidRDefault="00241B47" w:rsidP="00241B47"/>
    <w:p w14:paraId="118564F3" w14:textId="6B6C29C4" w:rsidR="00241B47" w:rsidRDefault="00241B47" w:rsidP="00241B47"/>
    <w:p w14:paraId="0B6D6B4F" w14:textId="5C935822" w:rsidR="00546AC0" w:rsidRPr="0085463E" w:rsidRDefault="00546AC0" w:rsidP="00546AC0">
      <w:pPr>
        <w:rPr>
          <w:b/>
          <w:bCs/>
          <w:i/>
          <w:iCs/>
        </w:rPr>
      </w:pPr>
      <w:r w:rsidRPr="00FC6DC2">
        <w:rPr>
          <w:b/>
          <w:bCs/>
          <w:i/>
          <w:iCs/>
        </w:rPr>
        <w:t>2.1.</w:t>
      </w:r>
      <w:r w:rsidR="00030C29">
        <w:rPr>
          <w:b/>
          <w:bCs/>
          <w:i/>
          <w:iCs/>
        </w:rPr>
        <w:t>5</w:t>
      </w:r>
      <w:r w:rsidRPr="00FC6DC2">
        <w:rPr>
          <w:b/>
          <w:bCs/>
          <w:i/>
          <w:iCs/>
        </w:rPr>
        <w:t xml:space="preserve"> </w:t>
      </w:r>
      <w:r w:rsidR="00052632" w:rsidRPr="005C6FA1">
        <w:rPr>
          <w:b/>
          <w:bCs/>
          <w:i/>
          <w:iCs/>
        </w:rPr>
        <w:t>Basic functions</w:t>
      </w:r>
    </w:p>
    <w:p w14:paraId="2F8B3B44" w14:textId="77777777" w:rsidR="00546AC0" w:rsidRPr="00241B47" w:rsidRDefault="00546AC0" w:rsidP="00241B47"/>
    <w:tbl>
      <w:tblPr>
        <w:tblStyle w:val="a4"/>
        <w:tblW w:w="0" w:type="auto"/>
        <w:tblLook w:val="04A0" w:firstRow="1" w:lastRow="0" w:firstColumn="1" w:lastColumn="0" w:noHBand="0" w:noVBand="1"/>
      </w:tblPr>
      <w:tblGrid>
        <w:gridCol w:w="1980"/>
        <w:gridCol w:w="6316"/>
      </w:tblGrid>
      <w:tr w:rsidR="00241B47" w:rsidRPr="00241B47" w14:paraId="228756D8" w14:textId="77777777" w:rsidTr="009E4641">
        <w:tc>
          <w:tcPr>
            <w:tcW w:w="1980" w:type="dxa"/>
          </w:tcPr>
          <w:p w14:paraId="457E88C2" w14:textId="77777777" w:rsidR="00241B47" w:rsidRPr="00241B47" w:rsidRDefault="00241B47" w:rsidP="00241B47">
            <w:r w:rsidRPr="00241B47">
              <w:rPr>
                <w:rFonts w:hint="eastAsia"/>
              </w:rPr>
              <w:t>Use</w:t>
            </w:r>
            <w:r w:rsidRPr="00241B47">
              <w:t xml:space="preserve"> Case ID:</w:t>
            </w:r>
          </w:p>
        </w:tc>
        <w:tc>
          <w:tcPr>
            <w:tcW w:w="6316" w:type="dxa"/>
          </w:tcPr>
          <w:p w14:paraId="22514316" w14:textId="77777777" w:rsidR="00241B47" w:rsidRPr="00241B47" w:rsidRDefault="00241B47" w:rsidP="00241B47">
            <w:r w:rsidRPr="00241B47">
              <w:rPr>
                <w:rFonts w:hint="eastAsia"/>
              </w:rPr>
              <w:t>5</w:t>
            </w:r>
          </w:p>
        </w:tc>
      </w:tr>
      <w:tr w:rsidR="00241B47" w:rsidRPr="00241B47" w14:paraId="33C53CF5" w14:textId="77777777" w:rsidTr="009E4641">
        <w:tc>
          <w:tcPr>
            <w:tcW w:w="1980" w:type="dxa"/>
          </w:tcPr>
          <w:p w14:paraId="3D1B6A9F" w14:textId="77777777" w:rsidR="00241B47" w:rsidRPr="00241B47" w:rsidRDefault="00241B47" w:rsidP="00241B47">
            <w:r w:rsidRPr="00241B47">
              <w:rPr>
                <w:rFonts w:hint="eastAsia"/>
              </w:rPr>
              <w:t>Use</w:t>
            </w:r>
            <w:r w:rsidRPr="00241B47">
              <w:t xml:space="preserve"> Case Name:</w:t>
            </w:r>
          </w:p>
        </w:tc>
        <w:tc>
          <w:tcPr>
            <w:tcW w:w="6316" w:type="dxa"/>
          </w:tcPr>
          <w:p w14:paraId="5FD61A8B" w14:textId="77777777" w:rsidR="00241B47" w:rsidRPr="00241B47" w:rsidRDefault="00241B47" w:rsidP="00241B47">
            <w:bookmarkStart w:id="78" w:name="OLE_LINK27"/>
            <w:r w:rsidRPr="00241B47">
              <w:t xml:space="preserve">Basic functions </w:t>
            </w:r>
            <w:bookmarkEnd w:id="78"/>
            <w:r w:rsidRPr="00241B47">
              <w:t>(</w:t>
            </w:r>
            <w:r w:rsidRPr="00241B47">
              <w:rPr>
                <w:rFonts w:hint="eastAsia"/>
              </w:rPr>
              <w:t>L</w:t>
            </w:r>
            <w:r w:rsidRPr="00241B47">
              <w:t>og in/Log out/</w:t>
            </w:r>
            <w:bookmarkStart w:id="79" w:name="OLE_LINK24"/>
            <w:r w:rsidRPr="00241B47">
              <w:t>change password</w:t>
            </w:r>
            <w:bookmarkEnd w:id="79"/>
            <w:r w:rsidRPr="00241B47">
              <w:t>)</w:t>
            </w:r>
          </w:p>
        </w:tc>
      </w:tr>
      <w:tr w:rsidR="00241B47" w:rsidRPr="00241B47" w14:paraId="750BBABC" w14:textId="77777777" w:rsidTr="009E4641">
        <w:tc>
          <w:tcPr>
            <w:tcW w:w="1980" w:type="dxa"/>
          </w:tcPr>
          <w:p w14:paraId="30C06383" w14:textId="77777777" w:rsidR="00241B47" w:rsidRPr="00241B47" w:rsidRDefault="00241B47" w:rsidP="00241B47">
            <w:r w:rsidRPr="00241B47">
              <w:t>Actors:</w:t>
            </w:r>
          </w:p>
        </w:tc>
        <w:tc>
          <w:tcPr>
            <w:tcW w:w="6316" w:type="dxa"/>
          </w:tcPr>
          <w:p w14:paraId="5FB670A1" w14:textId="77777777" w:rsidR="00241B47" w:rsidRPr="00241B47" w:rsidRDefault="00241B47" w:rsidP="00241B47">
            <w:r w:rsidRPr="00241B47">
              <w:t>User</w:t>
            </w:r>
            <w:ins w:id="80" w:author="pzswdzb@163.com" w:date="2022-04-03T23:50:00Z">
              <w:r w:rsidRPr="00241B47">
                <w:t>, Admin</w:t>
              </w:r>
            </w:ins>
          </w:p>
        </w:tc>
      </w:tr>
      <w:tr w:rsidR="00241B47" w:rsidRPr="00241B47" w14:paraId="6200AB84" w14:textId="77777777" w:rsidTr="009E4641">
        <w:tc>
          <w:tcPr>
            <w:tcW w:w="1980" w:type="dxa"/>
          </w:tcPr>
          <w:p w14:paraId="5E07ADDD" w14:textId="77777777" w:rsidR="00241B47" w:rsidRPr="00241B47" w:rsidRDefault="00241B47" w:rsidP="00241B47">
            <w:r w:rsidRPr="00241B47">
              <w:t>Description:</w:t>
            </w:r>
          </w:p>
        </w:tc>
        <w:tc>
          <w:tcPr>
            <w:tcW w:w="6316" w:type="dxa"/>
          </w:tcPr>
          <w:p w14:paraId="67A5E2F4" w14:textId="77777777" w:rsidR="00241B47" w:rsidRPr="00241B47" w:rsidRDefault="00241B47" w:rsidP="00241B47">
            <w:r w:rsidRPr="00241B47">
              <w:t>The user or admin could log in/out the system and could change his/her password.</w:t>
            </w:r>
          </w:p>
        </w:tc>
      </w:tr>
      <w:tr w:rsidR="00241B47" w:rsidRPr="00241B47" w14:paraId="74528596" w14:textId="77777777" w:rsidTr="009E4641">
        <w:tc>
          <w:tcPr>
            <w:tcW w:w="1980" w:type="dxa"/>
          </w:tcPr>
          <w:p w14:paraId="4EC0D0FA" w14:textId="77777777" w:rsidR="00241B47" w:rsidRPr="00241B47" w:rsidRDefault="00241B47" w:rsidP="00241B47">
            <w:r w:rsidRPr="00241B47">
              <w:t>Preconditions:</w:t>
            </w:r>
          </w:p>
        </w:tc>
        <w:tc>
          <w:tcPr>
            <w:tcW w:w="6316" w:type="dxa"/>
          </w:tcPr>
          <w:p w14:paraId="561DE17C" w14:textId="77777777" w:rsidR="00241B47" w:rsidRPr="00241B47" w:rsidRDefault="00241B47" w:rsidP="00241B47">
            <w:pPr>
              <w:rPr>
                <w:b/>
                <w:bCs/>
              </w:rPr>
            </w:pPr>
            <w:r w:rsidRPr="00241B47">
              <w:rPr>
                <w:b/>
                <w:bCs/>
              </w:rPr>
              <w:t xml:space="preserve">For ‘Log in’: </w:t>
            </w:r>
          </w:p>
          <w:p w14:paraId="536023A5" w14:textId="77777777" w:rsidR="00241B47" w:rsidRPr="00241B47" w:rsidRDefault="00241B47" w:rsidP="00241B47">
            <w:r w:rsidRPr="00241B47">
              <w:t>1. The username is valid and has been stored in the database.</w:t>
            </w:r>
            <w:r w:rsidRPr="00241B47">
              <w:rPr>
                <w:rFonts w:hint="eastAsia"/>
              </w:rPr>
              <w:t xml:space="preserve"> </w:t>
            </w:r>
          </w:p>
          <w:p w14:paraId="2A44435D" w14:textId="0C59FE16" w:rsidR="00241B47" w:rsidRDefault="00241B47" w:rsidP="00241B47">
            <w:r w:rsidRPr="00241B47">
              <w:rPr>
                <w:rFonts w:hint="eastAsia"/>
              </w:rPr>
              <w:t>2.</w:t>
            </w:r>
            <w:r w:rsidRPr="00241B47">
              <w:t xml:space="preserve"> User is not logged into the system.</w:t>
            </w:r>
          </w:p>
          <w:p w14:paraId="73754EFB" w14:textId="77777777" w:rsidR="007A6644" w:rsidRPr="00241B47" w:rsidRDefault="007A6644" w:rsidP="00241B47"/>
          <w:p w14:paraId="17D91922" w14:textId="77777777" w:rsidR="00241B47" w:rsidRPr="00241B47" w:rsidRDefault="00241B47" w:rsidP="00241B47">
            <w:pPr>
              <w:rPr>
                <w:b/>
                <w:bCs/>
              </w:rPr>
            </w:pPr>
            <w:r w:rsidRPr="00241B47">
              <w:rPr>
                <w:b/>
                <w:bCs/>
              </w:rPr>
              <w:t>For ‘Log out’:</w:t>
            </w:r>
          </w:p>
          <w:p w14:paraId="7EA5F8BA" w14:textId="5821664D" w:rsidR="00241B47" w:rsidRDefault="00241B47" w:rsidP="00241B47">
            <w:r w:rsidRPr="00241B47">
              <w:t>1. User is logged into the system.</w:t>
            </w:r>
          </w:p>
          <w:p w14:paraId="145E82E6" w14:textId="77777777" w:rsidR="00FE6B83" w:rsidRPr="00241B47" w:rsidRDefault="00FE6B83" w:rsidP="00241B47"/>
          <w:p w14:paraId="4043ED6F" w14:textId="77777777" w:rsidR="00241B47" w:rsidRPr="00241B47" w:rsidRDefault="00241B47" w:rsidP="00241B47">
            <w:pPr>
              <w:rPr>
                <w:b/>
                <w:bCs/>
              </w:rPr>
            </w:pPr>
            <w:r w:rsidRPr="00241B47">
              <w:rPr>
                <w:b/>
                <w:bCs/>
              </w:rPr>
              <w:t>For ‘change password’:</w:t>
            </w:r>
          </w:p>
          <w:p w14:paraId="08F88A87" w14:textId="77777777" w:rsidR="00241B47" w:rsidRPr="00241B47" w:rsidRDefault="00241B47" w:rsidP="00241B47">
            <w:r w:rsidRPr="00241B47">
              <w:t>1. The username is valid and has been stored in the database.</w:t>
            </w:r>
          </w:p>
          <w:p w14:paraId="41E7104B" w14:textId="77777777" w:rsidR="00241B47" w:rsidRPr="00241B47" w:rsidRDefault="00241B47" w:rsidP="00241B47">
            <w:r w:rsidRPr="00241B47">
              <w:t>2. The corresponding password has been verified.</w:t>
            </w:r>
          </w:p>
          <w:p w14:paraId="5868F060" w14:textId="77777777" w:rsidR="00241B47" w:rsidRPr="00241B47" w:rsidRDefault="00241B47" w:rsidP="00241B47">
            <w:r w:rsidRPr="00241B47">
              <w:t>3. The new password should be different from the previous one.</w:t>
            </w:r>
          </w:p>
          <w:p w14:paraId="4CDA78A1" w14:textId="77777777" w:rsidR="00241B47" w:rsidRPr="00241B47" w:rsidRDefault="00241B47" w:rsidP="00241B47">
            <w:r w:rsidRPr="00241B47">
              <w:t xml:space="preserve">4. </w:t>
            </w:r>
            <w:r w:rsidRPr="00241B47">
              <w:rPr>
                <w:rFonts w:hint="eastAsia"/>
              </w:rPr>
              <w:t>T</w:t>
            </w:r>
            <w:r w:rsidRPr="00241B47">
              <w:t>he user should be logged into the system.</w:t>
            </w:r>
            <w:del w:id="81" w:author="pzswdzb@163.com" w:date="2022-04-03T23:47:00Z">
              <w:r w:rsidRPr="00241B47" w:rsidDel="004E5AA5">
                <w:delText>2. User can delete message unless he/she sent it before.</w:delText>
              </w:r>
            </w:del>
          </w:p>
        </w:tc>
      </w:tr>
      <w:tr w:rsidR="00241B47" w:rsidRPr="00241B47" w14:paraId="78AA74C4" w14:textId="77777777" w:rsidTr="009E4641">
        <w:tc>
          <w:tcPr>
            <w:tcW w:w="1980" w:type="dxa"/>
          </w:tcPr>
          <w:p w14:paraId="1CDBC82D" w14:textId="77777777" w:rsidR="00241B47" w:rsidRPr="00241B47" w:rsidRDefault="00241B47" w:rsidP="00241B47">
            <w:r w:rsidRPr="00241B47">
              <w:t>Postconditions:</w:t>
            </w:r>
          </w:p>
        </w:tc>
        <w:tc>
          <w:tcPr>
            <w:tcW w:w="6316" w:type="dxa"/>
          </w:tcPr>
          <w:p w14:paraId="369B236A" w14:textId="1890DA78" w:rsidR="00241B47" w:rsidRPr="00241B47" w:rsidRDefault="00241B47" w:rsidP="00241B47">
            <w:r w:rsidRPr="00241B47">
              <w:t xml:space="preserve">The user has </w:t>
            </w:r>
            <w:r w:rsidR="003C3D7F" w:rsidRPr="00241B47">
              <w:t>logged</w:t>
            </w:r>
            <w:r w:rsidRPr="00241B47">
              <w:t xml:space="preserve"> in/out the system; the user has changed his/her password.</w:t>
            </w:r>
          </w:p>
        </w:tc>
      </w:tr>
      <w:tr w:rsidR="00241B47" w:rsidRPr="00241B47" w14:paraId="29F135BC" w14:textId="77777777" w:rsidTr="009E4641">
        <w:tc>
          <w:tcPr>
            <w:tcW w:w="1980" w:type="dxa"/>
          </w:tcPr>
          <w:p w14:paraId="3E4E8C8C" w14:textId="77777777" w:rsidR="00241B47" w:rsidRPr="00241B47" w:rsidRDefault="00241B47" w:rsidP="00241B47">
            <w:r w:rsidRPr="00241B47">
              <w:t>Normal Flow:</w:t>
            </w:r>
          </w:p>
        </w:tc>
        <w:tc>
          <w:tcPr>
            <w:tcW w:w="6316" w:type="dxa"/>
          </w:tcPr>
          <w:p w14:paraId="6672AEC0" w14:textId="77777777" w:rsidR="00241B47" w:rsidRPr="00241B47" w:rsidRDefault="00241B47" w:rsidP="00241B47">
            <w:pPr>
              <w:rPr>
                <w:b/>
                <w:bCs/>
              </w:rPr>
            </w:pPr>
            <w:r w:rsidRPr="00241B47">
              <w:rPr>
                <w:b/>
                <w:bCs/>
              </w:rPr>
              <w:t>5.0 Basic functions</w:t>
            </w:r>
          </w:p>
          <w:p w14:paraId="58A6D80F" w14:textId="77777777" w:rsidR="00241B47" w:rsidRPr="00241B47" w:rsidRDefault="00241B47" w:rsidP="00241B47">
            <w:pPr>
              <w:rPr>
                <w:b/>
                <w:bCs/>
                <w:u w:val="single"/>
              </w:rPr>
            </w:pPr>
            <w:r w:rsidRPr="00241B47">
              <w:rPr>
                <w:b/>
                <w:bCs/>
                <w:u w:val="single"/>
              </w:rPr>
              <w:t>5.0.1 For ‘Log in’:</w:t>
            </w:r>
          </w:p>
          <w:p w14:paraId="13BBAF43" w14:textId="77777777" w:rsidR="00241B47" w:rsidRPr="00241B47" w:rsidRDefault="00241B47" w:rsidP="00241B47">
            <w:r w:rsidRPr="00241B47">
              <w:lastRenderedPageBreak/>
              <w:t>1.The user should enter his/her username and password in the required text field.</w:t>
            </w:r>
          </w:p>
          <w:p w14:paraId="223F61D4" w14:textId="0069C47E" w:rsidR="00241B47" w:rsidRPr="00241B47" w:rsidRDefault="00241B47" w:rsidP="00241B47">
            <w:r w:rsidRPr="00241B47">
              <w:t xml:space="preserve">2.If the username and password are correct, the </w:t>
            </w:r>
            <w:bookmarkStart w:id="82" w:name="OLE_LINK60"/>
            <w:r w:rsidR="00C47454">
              <w:t>w</w:t>
            </w:r>
            <w:r w:rsidR="00C47454">
              <w:rPr>
                <w:rFonts w:hint="eastAsia"/>
                <w:kern w:val="0"/>
              </w:rPr>
              <w:t>ebpage</w:t>
            </w:r>
            <w:r w:rsidR="0063142F">
              <w:rPr>
                <w:rFonts w:hint="eastAsia"/>
                <w:kern w:val="0"/>
              </w:rPr>
              <w:t xml:space="preserve"> </w:t>
            </w:r>
            <w:bookmarkEnd w:id="82"/>
            <w:r w:rsidRPr="00241B47">
              <w:t>will display a prompt box notifying the successful login.</w:t>
            </w:r>
          </w:p>
          <w:p w14:paraId="7498B63D" w14:textId="36B0F7B2" w:rsidR="00241B47" w:rsidRDefault="00241B47" w:rsidP="00241B47">
            <w:r w:rsidRPr="00241B47">
              <w:rPr>
                <w:rFonts w:hint="eastAsia"/>
              </w:rPr>
              <w:t>3</w:t>
            </w:r>
            <w:r w:rsidRPr="00241B47">
              <w:t xml:space="preserve">. The </w:t>
            </w:r>
            <w:r w:rsidR="00C47454">
              <w:t>w</w:t>
            </w:r>
            <w:r w:rsidR="00C47454">
              <w:rPr>
                <w:rFonts w:hint="eastAsia"/>
                <w:kern w:val="0"/>
              </w:rPr>
              <w:t xml:space="preserve">ebpage </w:t>
            </w:r>
            <w:r w:rsidRPr="00241B47">
              <w:t>will then redirect to the user’s home page.</w:t>
            </w:r>
          </w:p>
          <w:p w14:paraId="34A6596B" w14:textId="77777777" w:rsidR="000F383A" w:rsidRPr="00241B47" w:rsidRDefault="000F383A" w:rsidP="00241B47"/>
          <w:p w14:paraId="21943327" w14:textId="77777777" w:rsidR="00241B47" w:rsidRPr="00241B47" w:rsidRDefault="00241B47" w:rsidP="00241B47">
            <w:pPr>
              <w:rPr>
                <w:b/>
                <w:bCs/>
                <w:u w:val="single"/>
              </w:rPr>
            </w:pPr>
            <w:r w:rsidRPr="00241B47">
              <w:rPr>
                <w:b/>
                <w:bCs/>
                <w:u w:val="single"/>
              </w:rPr>
              <w:t>5.0.2 For ‘Log out’:</w:t>
            </w:r>
          </w:p>
          <w:p w14:paraId="4D7B35B6" w14:textId="77777777" w:rsidR="00241B47" w:rsidRPr="00241B47" w:rsidRDefault="00241B47" w:rsidP="00241B47">
            <w:r w:rsidRPr="00241B47">
              <w:t>1.The user should click the button ‘Log out’.</w:t>
            </w:r>
          </w:p>
          <w:p w14:paraId="0AC85918" w14:textId="4D4C9320" w:rsidR="00241B47" w:rsidRPr="00241B47" w:rsidRDefault="00241B47" w:rsidP="00241B47">
            <w:r w:rsidRPr="00241B47">
              <w:t xml:space="preserve">2.Then the </w:t>
            </w:r>
            <w:r w:rsidR="00C47454">
              <w:t>w</w:t>
            </w:r>
            <w:r w:rsidR="00C47454">
              <w:rPr>
                <w:rFonts w:hint="eastAsia"/>
                <w:kern w:val="0"/>
              </w:rPr>
              <w:t xml:space="preserve">ebpage </w:t>
            </w:r>
            <w:r w:rsidRPr="00241B47">
              <w:t>will display a dialog box to double check.</w:t>
            </w:r>
          </w:p>
          <w:p w14:paraId="430E9641" w14:textId="64B8A981" w:rsidR="00241B47" w:rsidRDefault="00241B47" w:rsidP="00241B47">
            <w:r w:rsidRPr="00241B47">
              <w:t>3.If the user hope to log out, he/she should confirm it.</w:t>
            </w:r>
          </w:p>
          <w:p w14:paraId="1B4BA89C" w14:textId="77777777" w:rsidR="005541AE" w:rsidRPr="00241B47" w:rsidRDefault="005541AE" w:rsidP="00241B47"/>
          <w:p w14:paraId="21A71FB8" w14:textId="77777777" w:rsidR="00241B47" w:rsidRPr="00241B47" w:rsidRDefault="00241B47" w:rsidP="00241B47">
            <w:pPr>
              <w:rPr>
                <w:b/>
                <w:bCs/>
                <w:u w:val="single"/>
              </w:rPr>
            </w:pPr>
            <w:r w:rsidRPr="00241B47">
              <w:rPr>
                <w:b/>
                <w:bCs/>
                <w:u w:val="single"/>
              </w:rPr>
              <w:t>5.0.3 For ‘change password’:</w:t>
            </w:r>
          </w:p>
          <w:p w14:paraId="2378A319" w14:textId="4BCEC738" w:rsidR="00241B47" w:rsidRPr="00241B47" w:rsidRDefault="00241B47" w:rsidP="00241B47">
            <w:r w:rsidRPr="00241B47">
              <w:rPr>
                <w:rFonts w:hint="eastAsia"/>
              </w:rPr>
              <w:t>1</w:t>
            </w:r>
            <w:r w:rsidRPr="00241B47">
              <w:t xml:space="preserve">. The </w:t>
            </w:r>
            <w:r w:rsidR="00C47454">
              <w:t>w</w:t>
            </w:r>
            <w:r w:rsidR="00C47454">
              <w:rPr>
                <w:rFonts w:hint="eastAsia"/>
                <w:kern w:val="0"/>
              </w:rPr>
              <w:t xml:space="preserve">ebpage </w:t>
            </w:r>
            <w:r w:rsidRPr="00241B47">
              <w:t>requires the user to enter the current password.</w:t>
            </w:r>
          </w:p>
          <w:p w14:paraId="6615B3F9" w14:textId="77777777" w:rsidR="00241B47" w:rsidRPr="00241B47" w:rsidRDefault="00241B47" w:rsidP="00241B47">
            <w:r w:rsidRPr="00241B47">
              <w:t>2.The user enter the current password.</w:t>
            </w:r>
          </w:p>
          <w:p w14:paraId="69A632A4" w14:textId="1EC0651E" w:rsidR="00241B47" w:rsidRPr="00241B47" w:rsidRDefault="00241B47" w:rsidP="00241B47">
            <w:r w:rsidRPr="00241B47">
              <w:rPr>
                <w:rFonts w:hint="eastAsia"/>
              </w:rPr>
              <w:t>3</w:t>
            </w:r>
            <w:r w:rsidRPr="00241B47">
              <w:t xml:space="preserve">. The </w:t>
            </w:r>
            <w:r w:rsidR="00C47454">
              <w:t>w</w:t>
            </w:r>
            <w:r w:rsidR="00C47454">
              <w:rPr>
                <w:rFonts w:hint="eastAsia"/>
                <w:kern w:val="0"/>
              </w:rPr>
              <w:t xml:space="preserve">ebpage </w:t>
            </w:r>
            <w:r w:rsidRPr="00241B47">
              <w:t>checks the password and then asks the user to enter a different new one.</w:t>
            </w:r>
          </w:p>
          <w:p w14:paraId="27F1BFF5" w14:textId="77777777" w:rsidR="00241B47" w:rsidRPr="00241B47" w:rsidRDefault="00241B47" w:rsidP="00241B47">
            <w:r w:rsidRPr="00241B47">
              <w:rPr>
                <w:rFonts w:hint="eastAsia"/>
              </w:rPr>
              <w:t>4</w:t>
            </w:r>
            <w:r w:rsidRPr="00241B47">
              <w:t>. The user enters the new password.</w:t>
            </w:r>
          </w:p>
          <w:p w14:paraId="005DCF95" w14:textId="2DF369DB" w:rsidR="00241B47" w:rsidRPr="00241B47" w:rsidRDefault="00241B47" w:rsidP="00241B47">
            <w:r w:rsidRPr="00241B47">
              <w:t xml:space="preserve">5. The user submits his/her request and the </w:t>
            </w:r>
            <w:r w:rsidR="00C47454">
              <w:t>w</w:t>
            </w:r>
            <w:r w:rsidR="00C47454">
              <w:rPr>
                <w:rFonts w:hint="eastAsia"/>
                <w:kern w:val="0"/>
              </w:rPr>
              <w:t xml:space="preserve">ebpage </w:t>
            </w:r>
            <w:r w:rsidRPr="00241B47">
              <w:t>will display a prompt box notifying the successful modification.</w:t>
            </w:r>
          </w:p>
        </w:tc>
      </w:tr>
      <w:tr w:rsidR="00241B47" w:rsidRPr="00241B47" w14:paraId="1A071729" w14:textId="77777777" w:rsidTr="009E4641">
        <w:tc>
          <w:tcPr>
            <w:tcW w:w="1980" w:type="dxa"/>
          </w:tcPr>
          <w:p w14:paraId="25A74664" w14:textId="77777777" w:rsidR="00241B47" w:rsidRPr="00241B47" w:rsidRDefault="00241B47" w:rsidP="00241B47">
            <w:r w:rsidRPr="00241B47">
              <w:lastRenderedPageBreak/>
              <w:t>Alternative Flows:</w:t>
            </w:r>
          </w:p>
        </w:tc>
        <w:tc>
          <w:tcPr>
            <w:tcW w:w="6316" w:type="dxa"/>
          </w:tcPr>
          <w:p w14:paraId="1D442B12" w14:textId="77777777" w:rsidR="00241B47" w:rsidRPr="00241B47" w:rsidRDefault="00241B47" w:rsidP="00241B47">
            <w:pPr>
              <w:rPr>
                <w:b/>
                <w:bCs/>
              </w:rPr>
            </w:pPr>
            <w:r w:rsidRPr="00241B47">
              <w:rPr>
                <w:b/>
                <w:bCs/>
              </w:rPr>
              <w:t xml:space="preserve">5.1 Cancel logging out </w:t>
            </w:r>
            <w:r w:rsidRPr="00241B47">
              <w:t>(branch at step 5.0.2.3)</w:t>
            </w:r>
          </w:p>
          <w:p w14:paraId="5B35029E" w14:textId="77777777" w:rsidR="00241B47" w:rsidRPr="00241B47" w:rsidRDefault="00241B47" w:rsidP="00241B47">
            <w:r w:rsidRPr="00241B47">
              <w:rPr>
                <w:rFonts w:hint="eastAsia"/>
              </w:rPr>
              <w:t>1</w:t>
            </w:r>
            <w:r w:rsidRPr="00241B47">
              <w:t>. The user hope not to log out, he/she could cancel the process.</w:t>
            </w:r>
          </w:p>
          <w:p w14:paraId="1BB24044" w14:textId="2DF072D7" w:rsidR="00241B47" w:rsidRDefault="00241B47" w:rsidP="00241B47">
            <w:r w:rsidRPr="00241B47">
              <w:rPr>
                <w:rFonts w:hint="eastAsia"/>
              </w:rPr>
              <w:t>2</w:t>
            </w:r>
            <w:r w:rsidRPr="00241B47">
              <w:t xml:space="preserve">. The </w:t>
            </w:r>
            <w:r w:rsidR="00C47454">
              <w:t>w</w:t>
            </w:r>
            <w:r w:rsidR="00C47454">
              <w:rPr>
                <w:rFonts w:hint="eastAsia"/>
                <w:kern w:val="0"/>
              </w:rPr>
              <w:t xml:space="preserve">ebpage </w:t>
            </w:r>
            <w:r w:rsidRPr="00241B47">
              <w:t>will redirect to the last page.</w:t>
            </w:r>
          </w:p>
          <w:p w14:paraId="239BAFB6" w14:textId="77777777" w:rsidR="00285815" w:rsidRPr="00241B47" w:rsidRDefault="00285815" w:rsidP="00241B47"/>
          <w:p w14:paraId="20583484" w14:textId="77777777" w:rsidR="00241B47" w:rsidRPr="00241B47" w:rsidRDefault="00241B47" w:rsidP="00241B47">
            <w:pPr>
              <w:rPr>
                <w:b/>
                <w:bCs/>
              </w:rPr>
            </w:pPr>
            <w:r w:rsidRPr="00241B47">
              <w:rPr>
                <w:b/>
                <w:bCs/>
              </w:rPr>
              <w:t xml:space="preserve">5.2 Cancel changing password </w:t>
            </w:r>
            <w:r w:rsidRPr="00241B47">
              <w:t>(branch at step 5.0.3)</w:t>
            </w:r>
          </w:p>
          <w:p w14:paraId="72E36E30" w14:textId="4C0B1223" w:rsidR="00241B47" w:rsidRPr="00241B47" w:rsidRDefault="00241B47" w:rsidP="00241B47">
            <w:r w:rsidRPr="00241B47">
              <w:rPr>
                <w:rFonts w:hint="eastAsia"/>
              </w:rPr>
              <w:t>1</w:t>
            </w:r>
            <w:r w:rsidRPr="00241B47">
              <w:t xml:space="preserve">. The user terminates the process of changing password and the </w:t>
            </w:r>
            <w:r w:rsidR="00C47454">
              <w:t>w</w:t>
            </w:r>
            <w:r w:rsidR="00C47454">
              <w:rPr>
                <w:rFonts w:hint="eastAsia"/>
                <w:kern w:val="0"/>
              </w:rPr>
              <w:t xml:space="preserve">ebpage </w:t>
            </w:r>
            <w:r w:rsidRPr="00241B47">
              <w:t>will redirect to the last page.</w:t>
            </w:r>
          </w:p>
        </w:tc>
      </w:tr>
      <w:tr w:rsidR="00241B47" w:rsidRPr="00241B47" w14:paraId="415E2EEE" w14:textId="77777777" w:rsidTr="009E4641">
        <w:tc>
          <w:tcPr>
            <w:tcW w:w="1980" w:type="dxa"/>
          </w:tcPr>
          <w:p w14:paraId="1D102CC7" w14:textId="77777777" w:rsidR="00241B47" w:rsidRPr="00241B47" w:rsidRDefault="00241B47" w:rsidP="00241B47">
            <w:r w:rsidRPr="00241B47">
              <w:t>Exceptions:</w:t>
            </w:r>
          </w:p>
        </w:tc>
        <w:tc>
          <w:tcPr>
            <w:tcW w:w="6316" w:type="dxa"/>
          </w:tcPr>
          <w:p w14:paraId="1092A091" w14:textId="77777777" w:rsidR="00241B47" w:rsidRPr="00241B47" w:rsidRDefault="00241B47" w:rsidP="00241B47">
            <w:r w:rsidRPr="00241B47">
              <w:rPr>
                <w:b/>
                <w:bCs/>
              </w:rPr>
              <w:t xml:space="preserve">5.0.E.1 Invalid username or password </w:t>
            </w:r>
            <w:r w:rsidRPr="00241B47">
              <w:t>(at step 5.0.1.2 or 5.0.3.3)</w:t>
            </w:r>
          </w:p>
          <w:p w14:paraId="64269F15" w14:textId="26DA91B1" w:rsidR="00241B47" w:rsidRPr="00241B47" w:rsidRDefault="00241B47" w:rsidP="00241B47">
            <w:r w:rsidRPr="00241B47">
              <w:t xml:space="preserve">1. </w:t>
            </w:r>
            <w:bookmarkStart w:id="83" w:name="OLE_LINK61"/>
            <w:r w:rsidR="00C47454">
              <w:t>W</w:t>
            </w:r>
            <w:r w:rsidR="00C47454">
              <w:rPr>
                <w:rFonts w:hint="eastAsia"/>
                <w:kern w:val="0"/>
              </w:rPr>
              <w:t xml:space="preserve">ebpage </w:t>
            </w:r>
            <w:bookmarkEnd w:id="83"/>
            <w:r w:rsidRPr="00241B47">
              <w:t>informs the user there is an invalid username or password, and let he/she check it and try again.</w:t>
            </w:r>
          </w:p>
          <w:p w14:paraId="38B1E29D" w14:textId="512AB6DD" w:rsidR="00241B47" w:rsidRDefault="00241B47" w:rsidP="00241B47">
            <w:r w:rsidRPr="00241B47">
              <w:rPr>
                <w:rFonts w:hint="eastAsia"/>
              </w:rPr>
              <w:t>2</w:t>
            </w:r>
            <w:r w:rsidRPr="00241B47">
              <w:t>. Return to the step 5.0.1.1 or 5.0.3.1.</w:t>
            </w:r>
          </w:p>
          <w:p w14:paraId="6EB6203D" w14:textId="77777777" w:rsidR="00E64AA1" w:rsidRPr="00241B47" w:rsidRDefault="00E64AA1" w:rsidP="00241B47"/>
          <w:p w14:paraId="1B4F6FCA" w14:textId="77777777" w:rsidR="00241B47" w:rsidRPr="00241B47" w:rsidRDefault="00241B47" w:rsidP="00241B47">
            <w:r w:rsidRPr="00241B47">
              <w:rPr>
                <w:b/>
                <w:bCs/>
              </w:rPr>
              <w:t xml:space="preserve">5.0.E.2 Invalid new password </w:t>
            </w:r>
            <w:r w:rsidRPr="00241B47">
              <w:t>(at step 5.0.3.5)</w:t>
            </w:r>
          </w:p>
          <w:p w14:paraId="51804830" w14:textId="1B1B04FE" w:rsidR="00241B47" w:rsidRPr="00241B47" w:rsidRDefault="00241B47" w:rsidP="00241B47">
            <w:r w:rsidRPr="00241B47">
              <w:t xml:space="preserve">1. </w:t>
            </w:r>
            <w:r w:rsidR="00C47454">
              <w:t>W</w:t>
            </w:r>
            <w:r w:rsidR="00C47454">
              <w:rPr>
                <w:rFonts w:hint="eastAsia"/>
                <w:kern w:val="0"/>
              </w:rPr>
              <w:t xml:space="preserve">ebpage </w:t>
            </w:r>
            <w:r w:rsidRPr="00241B47">
              <w:t>informs the user there is an invalid new password, and let he/she check it and try again.</w:t>
            </w:r>
          </w:p>
        </w:tc>
      </w:tr>
      <w:tr w:rsidR="00241B47" w:rsidRPr="00241B47" w14:paraId="0D4E883B" w14:textId="77777777" w:rsidTr="009E4641">
        <w:tc>
          <w:tcPr>
            <w:tcW w:w="1980" w:type="dxa"/>
          </w:tcPr>
          <w:p w14:paraId="553B43F7" w14:textId="77777777" w:rsidR="00241B47" w:rsidRPr="00241B47" w:rsidRDefault="00241B47" w:rsidP="00241B47">
            <w:r w:rsidRPr="00241B47">
              <w:t>Includes:</w:t>
            </w:r>
          </w:p>
        </w:tc>
        <w:tc>
          <w:tcPr>
            <w:tcW w:w="6316" w:type="dxa"/>
          </w:tcPr>
          <w:p w14:paraId="5DAB3CF6" w14:textId="77777777" w:rsidR="00241B47" w:rsidRPr="00241B47" w:rsidRDefault="00241B47" w:rsidP="00241B47">
            <w:r w:rsidRPr="00241B47">
              <w:t>None</w:t>
            </w:r>
          </w:p>
        </w:tc>
      </w:tr>
      <w:tr w:rsidR="00241B47" w:rsidRPr="00241B47" w14:paraId="6CDF3138" w14:textId="77777777" w:rsidTr="009E4641">
        <w:tc>
          <w:tcPr>
            <w:tcW w:w="1980" w:type="dxa"/>
          </w:tcPr>
          <w:p w14:paraId="18CCF143" w14:textId="77777777" w:rsidR="00241B47" w:rsidRPr="00241B47" w:rsidRDefault="00241B47" w:rsidP="00241B47">
            <w:r w:rsidRPr="00241B47">
              <w:t>Priority:</w:t>
            </w:r>
          </w:p>
        </w:tc>
        <w:tc>
          <w:tcPr>
            <w:tcW w:w="6316" w:type="dxa"/>
          </w:tcPr>
          <w:p w14:paraId="0950692A" w14:textId="77777777" w:rsidR="00241B47" w:rsidRPr="00241B47" w:rsidRDefault="00241B47" w:rsidP="00241B47">
            <w:r w:rsidRPr="00241B47">
              <w:t>High</w:t>
            </w:r>
          </w:p>
        </w:tc>
      </w:tr>
      <w:tr w:rsidR="00241B47" w:rsidRPr="00241B47" w14:paraId="6015F282" w14:textId="77777777" w:rsidTr="009E4641">
        <w:tc>
          <w:tcPr>
            <w:tcW w:w="1980" w:type="dxa"/>
          </w:tcPr>
          <w:p w14:paraId="49701DB1" w14:textId="77777777" w:rsidR="00241B47" w:rsidRPr="00241B47" w:rsidRDefault="00241B47" w:rsidP="00241B47">
            <w:r w:rsidRPr="00241B47">
              <w:t>Frequency of Use:</w:t>
            </w:r>
          </w:p>
        </w:tc>
        <w:tc>
          <w:tcPr>
            <w:tcW w:w="6316" w:type="dxa"/>
          </w:tcPr>
          <w:p w14:paraId="6D2FDBF3" w14:textId="77777777" w:rsidR="00241B47" w:rsidRPr="00241B47" w:rsidRDefault="00241B47" w:rsidP="00241B47">
            <w:r w:rsidRPr="00241B47">
              <w:t>Approximately 2 times per week by one user</w:t>
            </w:r>
          </w:p>
        </w:tc>
      </w:tr>
      <w:tr w:rsidR="00241B47" w:rsidRPr="00241B47" w14:paraId="521F568B" w14:textId="77777777" w:rsidTr="009E4641">
        <w:tc>
          <w:tcPr>
            <w:tcW w:w="1980" w:type="dxa"/>
          </w:tcPr>
          <w:p w14:paraId="7CAFDC47" w14:textId="77777777" w:rsidR="00241B47" w:rsidRPr="00241B47" w:rsidRDefault="00241B47" w:rsidP="00241B47">
            <w:r w:rsidRPr="00241B47">
              <w:t>Special Requirements:</w:t>
            </w:r>
          </w:p>
        </w:tc>
        <w:tc>
          <w:tcPr>
            <w:tcW w:w="6316" w:type="dxa"/>
          </w:tcPr>
          <w:p w14:paraId="01A28044" w14:textId="77777777" w:rsidR="00241B47" w:rsidRPr="00241B47" w:rsidRDefault="00241B47" w:rsidP="00241B47">
            <w:r w:rsidRPr="00241B47">
              <w:rPr>
                <w:rFonts w:hint="eastAsia"/>
              </w:rPr>
              <w:t>N</w:t>
            </w:r>
            <w:r w:rsidRPr="00241B47">
              <w:t>one</w:t>
            </w:r>
          </w:p>
        </w:tc>
      </w:tr>
      <w:tr w:rsidR="00241B47" w:rsidRPr="00241B47" w14:paraId="5A6EE7CF" w14:textId="77777777" w:rsidTr="009E4641">
        <w:tc>
          <w:tcPr>
            <w:tcW w:w="1980" w:type="dxa"/>
          </w:tcPr>
          <w:p w14:paraId="1747E1ED" w14:textId="77777777" w:rsidR="00241B47" w:rsidRPr="00241B47" w:rsidRDefault="00241B47" w:rsidP="00241B47">
            <w:r w:rsidRPr="00241B47">
              <w:t>Assumptions:</w:t>
            </w:r>
          </w:p>
        </w:tc>
        <w:tc>
          <w:tcPr>
            <w:tcW w:w="6316" w:type="dxa"/>
          </w:tcPr>
          <w:p w14:paraId="3BB2EE5B" w14:textId="77777777" w:rsidR="00241B47" w:rsidRPr="00241B47" w:rsidRDefault="00241B47" w:rsidP="00241B47">
            <w:r w:rsidRPr="00241B47">
              <w:rPr>
                <w:rFonts w:hint="eastAsia"/>
              </w:rPr>
              <w:t>N</w:t>
            </w:r>
            <w:r w:rsidRPr="00241B47">
              <w:t>one</w:t>
            </w:r>
          </w:p>
        </w:tc>
      </w:tr>
      <w:tr w:rsidR="00241B47" w:rsidRPr="00241B47" w14:paraId="5B8F4C28" w14:textId="77777777" w:rsidTr="009E4641">
        <w:tc>
          <w:tcPr>
            <w:tcW w:w="1980" w:type="dxa"/>
          </w:tcPr>
          <w:p w14:paraId="6BBFC65D" w14:textId="77777777" w:rsidR="00241B47" w:rsidRPr="00241B47" w:rsidRDefault="00241B47" w:rsidP="00241B47">
            <w:r w:rsidRPr="00241B47">
              <w:rPr>
                <w:rFonts w:hint="eastAsia"/>
              </w:rPr>
              <w:t>Note</w:t>
            </w:r>
            <w:r w:rsidRPr="00241B47">
              <w:t>s and Issues:</w:t>
            </w:r>
          </w:p>
        </w:tc>
        <w:tc>
          <w:tcPr>
            <w:tcW w:w="6316" w:type="dxa"/>
          </w:tcPr>
          <w:p w14:paraId="3729D9A4" w14:textId="7DE82315" w:rsidR="00241B47" w:rsidRPr="00241B47" w:rsidRDefault="00241B47" w:rsidP="00241B47">
            <w:r w:rsidRPr="00241B47">
              <w:t xml:space="preserve">1. </w:t>
            </w:r>
            <w:r w:rsidR="00C47454">
              <w:t>W</w:t>
            </w:r>
            <w:r w:rsidR="00C47454">
              <w:rPr>
                <w:rFonts w:hint="eastAsia"/>
                <w:kern w:val="0"/>
              </w:rPr>
              <w:t xml:space="preserve">ebpage </w:t>
            </w:r>
            <w:r w:rsidRPr="00241B47">
              <w:t xml:space="preserve">shall indicate which characters or contents may cause the failure of logging in/out and changing password. </w:t>
            </w:r>
          </w:p>
        </w:tc>
      </w:tr>
    </w:tbl>
    <w:p w14:paraId="236983BC" w14:textId="77777777" w:rsidR="00241B47" w:rsidRPr="00241B47" w:rsidRDefault="00241B47" w:rsidP="00241B47"/>
    <w:p w14:paraId="21EF77AD" w14:textId="59F118CD" w:rsidR="00241B47" w:rsidRDefault="00241B47" w:rsidP="00241B47"/>
    <w:p w14:paraId="11515E9F" w14:textId="32B04F08" w:rsidR="00370542" w:rsidRDefault="00370542" w:rsidP="00241B47">
      <w:pPr>
        <w:rPr>
          <w:b/>
          <w:bCs/>
          <w:i/>
          <w:iCs/>
        </w:rPr>
      </w:pPr>
      <w:r w:rsidRPr="00FC6DC2">
        <w:rPr>
          <w:b/>
          <w:bCs/>
          <w:i/>
          <w:iCs/>
        </w:rPr>
        <w:lastRenderedPageBreak/>
        <w:t>2.1.</w:t>
      </w:r>
      <w:r w:rsidR="002D1E42">
        <w:rPr>
          <w:b/>
          <w:bCs/>
          <w:i/>
          <w:iCs/>
        </w:rPr>
        <w:t>6</w:t>
      </w:r>
      <w:r w:rsidRPr="00FC6DC2">
        <w:rPr>
          <w:b/>
          <w:bCs/>
          <w:i/>
          <w:iCs/>
        </w:rPr>
        <w:t xml:space="preserve"> </w:t>
      </w:r>
      <w:r w:rsidR="00A32988" w:rsidRPr="00E956C7">
        <w:rPr>
          <w:b/>
          <w:bCs/>
          <w:i/>
          <w:iCs/>
        </w:rPr>
        <w:t>Credential verification and management</w:t>
      </w:r>
    </w:p>
    <w:p w14:paraId="30D4B3D5" w14:textId="77777777" w:rsidR="005C4079" w:rsidRPr="00D632DD" w:rsidRDefault="005C4079" w:rsidP="00241B47">
      <w:pPr>
        <w:rPr>
          <w:b/>
          <w:bCs/>
          <w:i/>
          <w:iCs/>
        </w:rPr>
      </w:pPr>
    </w:p>
    <w:tbl>
      <w:tblPr>
        <w:tblStyle w:val="a4"/>
        <w:tblW w:w="0" w:type="auto"/>
        <w:tblLook w:val="04A0" w:firstRow="1" w:lastRow="0" w:firstColumn="1" w:lastColumn="0" w:noHBand="0" w:noVBand="1"/>
      </w:tblPr>
      <w:tblGrid>
        <w:gridCol w:w="1980"/>
        <w:gridCol w:w="6316"/>
      </w:tblGrid>
      <w:tr w:rsidR="00241B47" w:rsidRPr="00241B47" w14:paraId="696AFFF9" w14:textId="77777777" w:rsidTr="009E4641">
        <w:tc>
          <w:tcPr>
            <w:tcW w:w="1980" w:type="dxa"/>
          </w:tcPr>
          <w:p w14:paraId="7ACEDA0C" w14:textId="77777777" w:rsidR="00241B47" w:rsidRPr="00241B47" w:rsidRDefault="00241B47" w:rsidP="00241B47">
            <w:r w:rsidRPr="00241B47">
              <w:rPr>
                <w:rFonts w:hint="eastAsia"/>
              </w:rPr>
              <w:t>Use</w:t>
            </w:r>
            <w:r w:rsidRPr="00241B47">
              <w:t xml:space="preserve"> Case ID:</w:t>
            </w:r>
          </w:p>
        </w:tc>
        <w:tc>
          <w:tcPr>
            <w:tcW w:w="6316" w:type="dxa"/>
          </w:tcPr>
          <w:p w14:paraId="6C8FF305" w14:textId="77777777" w:rsidR="00241B47" w:rsidRPr="00241B47" w:rsidRDefault="00241B47" w:rsidP="00241B47">
            <w:r w:rsidRPr="00241B47">
              <w:rPr>
                <w:rFonts w:hint="eastAsia"/>
              </w:rPr>
              <w:t>6</w:t>
            </w:r>
          </w:p>
        </w:tc>
      </w:tr>
      <w:tr w:rsidR="00241B47" w:rsidRPr="00241B47" w14:paraId="40203D87" w14:textId="77777777" w:rsidTr="009E4641">
        <w:tc>
          <w:tcPr>
            <w:tcW w:w="1980" w:type="dxa"/>
          </w:tcPr>
          <w:p w14:paraId="48EAE8B8" w14:textId="77777777" w:rsidR="00241B47" w:rsidRPr="00241B47" w:rsidRDefault="00241B47" w:rsidP="00241B47">
            <w:r w:rsidRPr="00241B47">
              <w:rPr>
                <w:rFonts w:hint="eastAsia"/>
              </w:rPr>
              <w:t>Use</w:t>
            </w:r>
            <w:r w:rsidRPr="00241B47">
              <w:t xml:space="preserve"> Case Name:</w:t>
            </w:r>
          </w:p>
        </w:tc>
        <w:tc>
          <w:tcPr>
            <w:tcW w:w="6316" w:type="dxa"/>
          </w:tcPr>
          <w:p w14:paraId="76EEBEF2" w14:textId="77777777" w:rsidR="00241B47" w:rsidRPr="00241B47" w:rsidRDefault="00241B47" w:rsidP="00241B47">
            <w:bookmarkStart w:id="84" w:name="OLE_LINK41"/>
            <w:bookmarkStart w:id="85" w:name="OLE_LINK25"/>
            <w:r w:rsidRPr="00241B47">
              <w:t xml:space="preserve">Credential verification </w:t>
            </w:r>
            <w:bookmarkEnd w:id="84"/>
            <w:r w:rsidRPr="00241B47">
              <w:t>and management</w:t>
            </w:r>
            <w:bookmarkEnd w:id="85"/>
          </w:p>
        </w:tc>
      </w:tr>
      <w:tr w:rsidR="00241B47" w:rsidRPr="00241B47" w14:paraId="13A1E604" w14:textId="77777777" w:rsidTr="009E4641">
        <w:tc>
          <w:tcPr>
            <w:tcW w:w="1980" w:type="dxa"/>
          </w:tcPr>
          <w:p w14:paraId="2FE54860" w14:textId="77777777" w:rsidR="00241B47" w:rsidRPr="00241B47" w:rsidRDefault="00241B47" w:rsidP="00241B47">
            <w:r w:rsidRPr="00241B47">
              <w:t>Actors:</w:t>
            </w:r>
          </w:p>
        </w:tc>
        <w:tc>
          <w:tcPr>
            <w:tcW w:w="6316" w:type="dxa"/>
          </w:tcPr>
          <w:p w14:paraId="0A1646AC" w14:textId="77777777" w:rsidR="00241B47" w:rsidRPr="00241B47" w:rsidRDefault="00241B47" w:rsidP="00241B47">
            <w:ins w:id="86" w:author="pzswdzb@163.com" w:date="2022-04-03T23:50:00Z">
              <w:r w:rsidRPr="00241B47">
                <w:t>Admin</w:t>
              </w:r>
            </w:ins>
          </w:p>
        </w:tc>
      </w:tr>
      <w:tr w:rsidR="00241B47" w:rsidRPr="00241B47" w14:paraId="1790CE23" w14:textId="77777777" w:rsidTr="009E4641">
        <w:tc>
          <w:tcPr>
            <w:tcW w:w="1980" w:type="dxa"/>
          </w:tcPr>
          <w:p w14:paraId="4501DD67" w14:textId="77777777" w:rsidR="00241B47" w:rsidRPr="00241B47" w:rsidRDefault="00241B47" w:rsidP="00241B47">
            <w:r w:rsidRPr="00241B47">
              <w:t>Description:</w:t>
            </w:r>
          </w:p>
        </w:tc>
        <w:tc>
          <w:tcPr>
            <w:tcW w:w="6316" w:type="dxa"/>
          </w:tcPr>
          <w:p w14:paraId="739789DD" w14:textId="77777777" w:rsidR="00241B47" w:rsidRPr="00241B47" w:rsidRDefault="00241B47" w:rsidP="00241B47">
            <w:bookmarkStart w:id="87" w:name="OLE_LINK38"/>
            <w:r w:rsidRPr="00241B47">
              <w:t xml:space="preserve">The admin could verify the </w:t>
            </w:r>
            <w:bookmarkStart w:id="88" w:name="OLE_LINK39"/>
            <w:r w:rsidRPr="00241B47">
              <w:t xml:space="preserve">credential </w:t>
            </w:r>
            <w:bookmarkEnd w:id="88"/>
            <w:r w:rsidRPr="00241B47">
              <w:t>of sellers to make them eligible for providing services.</w:t>
            </w:r>
            <w:bookmarkEnd w:id="87"/>
          </w:p>
        </w:tc>
      </w:tr>
      <w:tr w:rsidR="00241B47" w:rsidRPr="00241B47" w14:paraId="34CE2EFE" w14:textId="77777777" w:rsidTr="009E4641">
        <w:tc>
          <w:tcPr>
            <w:tcW w:w="1980" w:type="dxa"/>
          </w:tcPr>
          <w:p w14:paraId="2940C917" w14:textId="77777777" w:rsidR="00241B47" w:rsidRPr="00241B47" w:rsidRDefault="00241B47" w:rsidP="00241B47">
            <w:r w:rsidRPr="00241B47">
              <w:t>Preconditions:</w:t>
            </w:r>
          </w:p>
        </w:tc>
        <w:tc>
          <w:tcPr>
            <w:tcW w:w="6316" w:type="dxa"/>
          </w:tcPr>
          <w:p w14:paraId="356F4FEC" w14:textId="679DE9FB" w:rsidR="00241B47" w:rsidRPr="00241B47" w:rsidRDefault="00241B47" w:rsidP="00241B47">
            <w:pPr>
              <w:numPr>
                <w:ilvl w:val="0"/>
                <w:numId w:val="18"/>
              </w:numPr>
            </w:pPr>
            <w:r w:rsidRPr="00241B47">
              <w:t xml:space="preserve">User is registered and logged into </w:t>
            </w:r>
            <w:bookmarkStart w:id="89" w:name="OLE_LINK62"/>
            <w:r w:rsidR="00AC2C4F">
              <w:t>w</w:t>
            </w:r>
            <w:r w:rsidR="00AC2C4F">
              <w:rPr>
                <w:rFonts w:hint="eastAsia"/>
                <w:kern w:val="0"/>
              </w:rPr>
              <w:t>ebpage</w:t>
            </w:r>
            <w:bookmarkEnd w:id="89"/>
            <w:r w:rsidRPr="00241B47">
              <w:t>.</w:t>
            </w:r>
            <w:del w:id="90" w:author="pzswdzb@163.com" w:date="2022-04-03T23:47:00Z">
              <w:r w:rsidRPr="00241B47" w:rsidDel="004E5AA5">
                <w:delText>2. User can delete message unless he/she sent it before.</w:delText>
              </w:r>
            </w:del>
          </w:p>
          <w:p w14:paraId="0A59DF0A" w14:textId="77777777" w:rsidR="00241B47" w:rsidRPr="00241B47" w:rsidRDefault="00241B47" w:rsidP="00241B47">
            <w:pPr>
              <w:numPr>
                <w:ilvl w:val="0"/>
                <w:numId w:val="18"/>
              </w:numPr>
            </w:pPr>
            <w:r w:rsidRPr="00241B47">
              <w:t>The user’s identity should be ‘Admin’.</w:t>
            </w:r>
          </w:p>
        </w:tc>
      </w:tr>
      <w:tr w:rsidR="00241B47" w:rsidRPr="00241B47" w14:paraId="283C66E3" w14:textId="77777777" w:rsidTr="009E4641">
        <w:tc>
          <w:tcPr>
            <w:tcW w:w="1980" w:type="dxa"/>
          </w:tcPr>
          <w:p w14:paraId="64ED8E21" w14:textId="77777777" w:rsidR="00241B47" w:rsidRPr="00241B47" w:rsidRDefault="00241B47" w:rsidP="00241B47">
            <w:r w:rsidRPr="00241B47">
              <w:t>Postconditions:</w:t>
            </w:r>
          </w:p>
        </w:tc>
        <w:tc>
          <w:tcPr>
            <w:tcW w:w="6316" w:type="dxa"/>
          </w:tcPr>
          <w:p w14:paraId="08726940" w14:textId="77777777" w:rsidR="00241B47" w:rsidRPr="00241B47" w:rsidRDefault="00241B47" w:rsidP="00241B47">
            <w:r w:rsidRPr="00241B47">
              <w:t>The credential of the seller has been verified and a notification will be sent to the seller.</w:t>
            </w:r>
          </w:p>
        </w:tc>
      </w:tr>
      <w:tr w:rsidR="00241B47" w:rsidRPr="00241B47" w14:paraId="3C927F2F" w14:textId="77777777" w:rsidTr="009E4641">
        <w:tc>
          <w:tcPr>
            <w:tcW w:w="1980" w:type="dxa"/>
          </w:tcPr>
          <w:p w14:paraId="3043D381" w14:textId="77777777" w:rsidR="00241B47" w:rsidRPr="00241B47" w:rsidRDefault="00241B47" w:rsidP="00241B47">
            <w:r w:rsidRPr="00241B47">
              <w:t>Normal Flow:</w:t>
            </w:r>
          </w:p>
        </w:tc>
        <w:tc>
          <w:tcPr>
            <w:tcW w:w="6316" w:type="dxa"/>
          </w:tcPr>
          <w:p w14:paraId="3515C8D1" w14:textId="77777777" w:rsidR="00241B47" w:rsidRPr="00241B47" w:rsidRDefault="00241B47" w:rsidP="00241B47">
            <w:pPr>
              <w:rPr>
                <w:b/>
                <w:bCs/>
              </w:rPr>
            </w:pPr>
            <w:r w:rsidRPr="00241B47">
              <w:rPr>
                <w:b/>
                <w:bCs/>
              </w:rPr>
              <w:t>6.0 Credential verification and management</w:t>
            </w:r>
          </w:p>
          <w:p w14:paraId="1FC5C24F" w14:textId="77777777" w:rsidR="00241B47" w:rsidRPr="00241B47" w:rsidRDefault="00241B47" w:rsidP="00241B47">
            <w:r w:rsidRPr="00241B47">
              <w:t>1. The admin should check the required field filled by the seller one by one.</w:t>
            </w:r>
          </w:p>
          <w:p w14:paraId="00BC1603" w14:textId="77777777" w:rsidR="00241B47" w:rsidRPr="00241B47" w:rsidRDefault="00241B47" w:rsidP="00241B47">
            <w:r w:rsidRPr="00241B47">
              <w:t>2. If the seller is eligible for providing service, the admin will permit his/her request and a notification will be updated to the seller.</w:t>
            </w:r>
          </w:p>
          <w:p w14:paraId="4AA5253D" w14:textId="77777777" w:rsidR="00241B47" w:rsidRPr="00241B47" w:rsidRDefault="00241B47" w:rsidP="00241B47">
            <w:r w:rsidRPr="00241B47">
              <w:rPr>
                <w:rFonts w:hint="eastAsia"/>
              </w:rPr>
              <w:t>3</w:t>
            </w:r>
            <w:r w:rsidRPr="00241B47">
              <w:t>. The permitted records will be stored in the database and could be viewed from the history page.</w:t>
            </w:r>
          </w:p>
        </w:tc>
      </w:tr>
      <w:tr w:rsidR="00241B47" w:rsidRPr="00241B47" w14:paraId="3D9BC719" w14:textId="77777777" w:rsidTr="009E4641">
        <w:tc>
          <w:tcPr>
            <w:tcW w:w="1980" w:type="dxa"/>
          </w:tcPr>
          <w:p w14:paraId="5B261433" w14:textId="77777777" w:rsidR="00241B47" w:rsidRPr="00241B47" w:rsidRDefault="00241B47" w:rsidP="00241B47">
            <w:r w:rsidRPr="00241B47">
              <w:t>Alternative Flows:</w:t>
            </w:r>
          </w:p>
        </w:tc>
        <w:tc>
          <w:tcPr>
            <w:tcW w:w="6316" w:type="dxa"/>
          </w:tcPr>
          <w:p w14:paraId="5EE1D878" w14:textId="77777777" w:rsidR="00241B47" w:rsidRPr="00241B47" w:rsidRDefault="00241B47" w:rsidP="00241B47">
            <w:pPr>
              <w:rPr>
                <w:b/>
                <w:bCs/>
              </w:rPr>
            </w:pPr>
            <w:r w:rsidRPr="00241B47">
              <w:rPr>
                <w:b/>
                <w:bCs/>
              </w:rPr>
              <w:t xml:space="preserve">6.1 Deny request </w:t>
            </w:r>
            <w:r w:rsidRPr="00241B47">
              <w:t>(branch at step 2)</w:t>
            </w:r>
          </w:p>
          <w:p w14:paraId="193A5BAC" w14:textId="77777777" w:rsidR="00241B47" w:rsidRPr="00241B47" w:rsidRDefault="00241B47" w:rsidP="00241B47">
            <w:r w:rsidRPr="00241B47">
              <w:t>1. The admin deny his/her request.</w:t>
            </w:r>
          </w:p>
          <w:p w14:paraId="6EDB946C" w14:textId="6F502B1B" w:rsidR="00241B47" w:rsidRPr="00241B47" w:rsidRDefault="00241B47" w:rsidP="00241B47">
            <w:r w:rsidRPr="00241B47">
              <w:rPr>
                <w:rFonts w:hint="eastAsia"/>
              </w:rPr>
              <w:t>2</w:t>
            </w:r>
            <w:r w:rsidRPr="00241B47">
              <w:t xml:space="preserve">. The </w:t>
            </w:r>
            <w:r w:rsidR="00AC2C4F">
              <w:t>w</w:t>
            </w:r>
            <w:r w:rsidR="00AC2C4F">
              <w:rPr>
                <w:rFonts w:hint="eastAsia"/>
                <w:kern w:val="0"/>
              </w:rPr>
              <w:t>ebpage</w:t>
            </w:r>
            <w:r w:rsidR="00AC2C4F" w:rsidRPr="00241B47">
              <w:t xml:space="preserve"> </w:t>
            </w:r>
            <w:r w:rsidRPr="00241B47">
              <w:t>will ask the admin fill the textbox with the reason for rejection.</w:t>
            </w:r>
          </w:p>
          <w:p w14:paraId="78D9E340" w14:textId="77777777" w:rsidR="00241B47" w:rsidRPr="00241B47" w:rsidRDefault="00241B47" w:rsidP="00241B47">
            <w:r w:rsidRPr="00241B47">
              <w:rPr>
                <w:rFonts w:hint="eastAsia"/>
              </w:rPr>
              <w:t>3</w:t>
            </w:r>
            <w:r w:rsidRPr="00241B47">
              <w:t>. The admin fills the textbox and submits his/her decision.</w:t>
            </w:r>
          </w:p>
          <w:p w14:paraId="59EFFD5E" w14:textId="5BC76CE4" w:rsidR="00241B47" w:rsidRDefault="00241B47" w:rsidP="00241B47">
            <w:r w:rsidRPr="00241B47">
              <w:rPr>
                <w:rFonts w:hint="eastAsia"/>
              </w:rPr>
              <w:t>4</w:t>
            </w:r>
            <w:r w:rsidRPr="00241B47">
              <w:t>. A notification will be sent to the seller.</w:t>
            </w:r>
          </w:p>
          <w:p w14:paraId="0CA956ED" w14:textId="77777777" w:rsidR="00523D71" w:rsidRPr="00241B47" w:rsidRDefault="00523D71" w:rsidP="00241B47"/>
          <w:p w14:paraId="66D7E75F" w14:textId="77777777" w:rsidR="00241B47" w:rsidRPr="00241B47" w:rsidRDefault="00241B47" w:rsidP="00241B47">
            <w:r w:rsidRPr="00241B47">
              <w:rPr>
                <w:b/>
                <w:bCs/>
              </w:rPr>
              <w:t xml:space="preserve">6.2 View history records </w:t>
            </w:r>
            <w:r w:rsidRPr="00241B47">
              <w:t>(branch after step 3)</w:t>
            </w:r>
          </w:p>
          <w:p w14:paraId="03D41AC1" w14:textId="77777777" w:rsidR="00241B47" w:rsidRPr="00241B47" w:rsidRDefault="00241B47" w:rsidP="00241B47">
            <w:r w:rsidRPr="00241B47">
              <w:t>1. The admin views the records in the history page.</w:t>
            </w:r>
          </w:p>
          <w:p w14:paraId="7B131F86" w14:textId="77777777" w:rsidR="00241B47" w:rsidRPr="00241B47" w:rsidRDefault="00241B47" w:rsidP="00241B47">
            <w:r w:rsidRPr="00241B47">
              <w:rPr>
                <w:rFonts w:hint="eastAsia"/>
              </w:rPr>
              <w:t>2</w:t>
            </w:r>
            <w:r w:rsidRPr="00241B47">
              <w:t>. The admin chooses the specific one and views its details.</w:t>
            </w:r>
          </w:p>
          <w:p w14:paraId="27AD4779" w14:textId="77777777" w:rsidR="00241B47" w:rsidRPr="00241B47" w:rsidRDefault="00241B47" w:rsidP="00241B47">
            <w:r w:rsidRPr="00241B47">
              <w:rPr>
                <w:rFonts w:hint="eastAsia"/>
              </w:rPr>
              <w:t>3</w:t>
            </w:r>
            <w:r w:rsidRPr="00241B47">
              <w:t>. After viewing the chosen one, the admin could return to the step 6.2.1.</w:t>
            </w:r>
          </w:p>
        </w:tc>
      </w:tr>
      <w:tr w:rsidR="00241B47" w:rsidRPr="00241B47" w14:paraId="13810CB9" w14:textId="77777777" w:rsidTr="009E4641">
        <w:tc>
          <w:tcPr>
            <w:tcW w:w="1980" w:type="dxa"/>
          </w:tcPr>
          <w:p w14:paraId="1C31D144" w14:textId="77777777" w:rsidR="00241B47" w:rsidRPr="00241B47" w:rsidRDefault="00241B47" w:rsidP="00241B47">
            <w:r w:rsidRPr="00241B47">
              <w:t>Exceptions:</w:t>
            </w:r>
          </w:p>
        </w:tc>
        <w:tc>
          <w:tcPr>
            <w:tcW w:w="6316" w:type="dxa"/>
          </w:tcPr>
          <w:p w14:paraId="3E35E69C" w14:textId="77777777" w:rsidR="00241B47" w:rsidRPr="00241B47" w:rsidRDefault="00241B47" w:rsidP="00241B47">
            <w:r w:rsidRPr="00241B47">
              <w:rPr>
                <w:b/>
                <w:bCs/>
              </w:rPr>
              <w:t xml:space="preserve">6.1.E.1 Invalid new password </w:t>
            </w:r>
            <w:r w:rsidRPr="00241B47">
              <w:t>(at step 6.1.3)</w:t>
            </w:r>
          </w:p>
          <w:p w14:paraId="34DCBE66" w14:textId="42DBBAB4" w:rsidR="00241B47" w:rsidRPr="00241B47" w:rsidRDefault="00241B47" w:rsidP="00241B47">
            <w:r w:rsidRPr="00241B47">
              <w:rPr>
                <w:rFonts w:hint="eastAsia"/>
              </w:rPr>
              <w:t>1</w:t>
            </w:r>
            <w:r w:rsidRPr="00241B47">
              <w:t xml:space="preserve">. The reason of rejection is invalid, and the </w:t>
            </w:r>
            <w:r w:rsidR="00AC2C4F">
              <w:t>w</w:t>
            </w:r>
            <w:r w:rsidR="00AC2C4F">
              <w:rPr>
                <w:rFonts w:hint="eastAsia"/>
                <w:kern w:val="0"/>
              </w:rPr>
              <w:t>ebpage</w:t>
            </w:r>
            <w:r w:rsidR="00AC2C4F" w:rsidRPr="00241B47">
              <w:t xml:space="preserve"> </w:t>
            </w:r>
            <w:r w:rsidRPr="00241B47">
              <w:t>will ask the admin to consider his/her language and enter the reason again.</w:t>
            </w:r>
          </w:p>
        </w:tc>
      </w:tr>
      <w:tr w:rsidR="00241B47" w:rsidRPr="00241B47" w14:paraId="384F23D5" w14:textId="77777777" w:rsidTr="009E4641">
        <w:tc>
          <w:tcPr>
            <w:tcW w:w="1980" w:type="dxa"/>
          </w:tcPr>
          <w:p w14:paraId="58D1DB7D" w14:textId="77777777" w:rsidR="00241B47" w:rsidRPr="00241B47" w:rsidRDefault="00241B47" w:rsidP="00241B47">
            <w:r w:rsidRPr="00241B47">
              <w:t>Includes:</w:t>
            </w:r>
          </w:p>
        </w:tc>
        <w:tc>
          <w:tcPr>
            <w:tcW w:w="6316" w:type="dxa"/>
          </w:tcPr>
          <w:p w14:paraId="05DE32CA" w14:textId="77777777" w:rsidR="00241B47" w:rsidRPr="00241B47" w:rsidRDefault="00241B47" w:rsidP="00241B47">
            <w:r w:rsidRPr="00241B47">
              <w:t>None</w:t>
            </w:r>
          </w:p>
        </w:tc>
      </w:tr>
      <w:tr w:rsidR="00241B47" w:rsidRPr="00241B47" w14:paraId="7928DC88" w14:textId="77777777" w:rsidTr="009E4641">
        <w:tc>
          <w:tcPr>
            <w:tcW w:w="1980" w:type="dxa"/>
          </w:tcPr>
          <w:p w14:paraId="4F1E81E9" w14:textId="77777777" w:rsidR="00241B47" w:rsidRPr="00241B47" w:rsidRDefault="00241B47" w:rsidP="00241B47">
            <w:r w:rsidRPr="00241B47">
              <w:t>Priority:</w:t>
            </w:r>
          </w:p>
        </w:tc>
        <w:tc>
          <w:tcPr>
            <w:tcW w:w="6316" w:type="dxa"/>
          </w:tcPr>
          <w:p w14:paraId="606AB82F" w14:textId="77777777" w:rsidR="00241B47" w:rsidRPr="00241B47" w:rsidRDefault="00241B47" w:rsidP="00241B47">
            <w:r w:rsidRPr="00241B47">
              <w:t>High</w:t>
            </w:r>
          </w:p>
        </w:tc>
      </w:tr>
      <w:tr w:rsidR="00241B47" w:rsidRPr="00241B47" w14:paraId="2439F1BD" w14:textId="77777777" w:rsidTr="009E4641">
        <w:tc>
          <w:tcPr>
            <w:tcW w:w="1980" w:type="dxa"/>
          </w:tcPr>
          <w:p w14:paraId="2FA1381B" w14:textId="77777777" w:rsidR="00241B47" w:rsidRPr="00241B47" w:rsidRDefault="00241B47" w:rsidP="00241B47">
            <w:r w:rsidRPr="00241B47">
              <w:t>Frequency of Use:</w:t>
            </w:r>
          </w:p>
        </w:tc>
        <w:tc>
          <w:tcPr>
            <w:tcW w:w="6316" w:type="dxa"/>
          </w:tcPr>
          <w:p w14:paraId="56F23076" w14:textId="77777777" w:rsidR="00241B47" w:rsidRPr="00241B47" w:rsidRDefault="00241B47" w:rsidP="00241B47">
            <w:r w:rsidRPr="00241B47">
              <w:t>Approximately 20 users, average of one usage per day</w:t>
            </w:r>
          </w:p>
        </w:tc>
      </w:tr>
      <w:tr w:rsidR="00241B47" w:rsidRPr="00241B47" w14:paraId="0B0E938F" w14:textId="77777777" w:rsidTr="009E4641">
        <w:tc>
          <w:tcPr>
            <w:tcW w:w="1980" w:type="dxa"/>
          </w:tcPr>
          <w:p w14:paraId="076AF028" w14:textId="77777777" w:rsidR="00241B47" w:rsidRPr="00241B47" w:rsidRDefault="00241B47" w:rsidP="00241B47">
            <w:r w:rsidRPr="00241B47">
              <w:t>Special Requirements:</w:t>
            </w:r>
          </w:p>
        </w:tc>
        <w:tc>
          <w:tcPr>
            <w:tcW w:w="6316" w:type="dxa"/>
          </w:tcPr>
          <w:p w14:paraId="2C8BD246" w14:textId="77777777" w:rsidR="00241B47" w:rsidRPr="00241B47" w:rsidRDefault="00241B47" w:rsidP="00241B47">
            <w:r w:rsidRPr="00241B47">
              <w:rPr>
                <w:rFonts w:hint="eastAsia"/>
              </w:rPr>
              <w:t>N</w:t>
            </w:r>
            <w:r w:rsidRPr="00241B47">
              <w:t>one</w:t>
            </w:r>
          </w:p>
        </w:tc>
      </w:tr>
      <w:tr w:rsidR="00241B47" w:rsidRPr="00241B47" w14:paraId="47C5F4D7" w14:textId="77777777" w:rsidTr="009E4641">
        <w:tc>
          <w:tcPr>
            <w:tcW w:w="1980" w:type="dxa"/>
          </w:tcPr>
          <w:p w14:paraId="493F9D68" w14:textId="77777777" w:rsidR="00241B47" w:rsidRPr="00241B47" w:rsidRDefault="00241B47" w:rsidP="00241B47">
            <w:r w:rsidRPr="00241B47">
              <w:t>Assumptions:</w:t>
            </w:r>
          </w:p>
        </w:tc>
        <w:tc>
          <w:tcPr>
            <w:tcW w:w="6316" w:type="dxa"/>
          </w:tcPr>
          <w:p w14:paraId="28866B0F" w14:textId="77777777" w:rsidR="00241B47" w:rsidRPr="00241B47" w:rsidRDefault="00241B47" w:rsidP="00241B47">
            <w:r w:rsidRPr="00241B47">
              <w:rPr>
                <w:rFonts w:hint="eastAsia"/>
              </w:rPr>
              <w:t>N</w:t>
            </w:r>
            <w:r w:rsidRPr="00241B47">
              <w:t>one</w:t>
            </w:r>
          </w:p>
        </w:tc>
      </w:tr>
      <w:tr w:rsidR="00241B47" w:rsidRPr="00241B47" w14:paraId="6C4C7BB7" w14:textId="77777777" w:rsidTr="009E4641">
        <w:tc>
          <w:tcPr>
            <w:tcW w:w="1980" w:type="dxa"/>
          </w:tcPr>
          <w:p w14:paraId="104EC682" w14:textId="77777777" w:rsidR="00241B47" w:rsidRPr="00241B47" w:rsidRDefault="00241B47" w:rsidP="00241B47">
            <w:r w:rsidRPr="00241B47">
              <w:rPr>
                <w:rFonts w:hint="eastAsia"/>
              </w:rPr>
              <w:t>Note</w:t>
            </w:r>
            <w:r w:rsidRPr="00241B47">
              <w:t>s and Issues:</w:t>
            </w:r>
          </w:p>
        </w:tc>
        <w:tc>
          <w:tcPr>
            <w:tcW w:w="6316" w:type="dxa"/>
          </w:tcPr>
          <w:p w14:paraId="39221A01" w14:textId="77777777" w:rsidR="00241B47" w:rsidRPr="00241B47" w:rsidRDefault="00241B47" w:rsidP="00241B47">
            <w:r w:rsidRPr="00241B47">
              <w:t xml:space="preserve">None </w:t>
            </w:r>
          </w:p>
        </w:tc>
      </w:tr>
    </w:tbl>
    <w:p w14:paraId="4D331623" w14:textId="79E9B086" w:rsidR="00241B47" w:rsidRDefault="00241B47" w:rsidP="00241B47"/>
    <w:p w14:paraId="15260F73" w14:textId="3A8B7156" w:rsidR="00ED0654" w:rsidRDefault="00ED0654" w:rsidP="00241B47"/>
    <w:p w14:paraId="1287D1BA" w14:textId="2513B11B" w:rsidR="007D5D11" w:rsidRPr="008958CD" w:rsidRDefault="007D5D11" w:rsidP="00241B47">
      <w:pPr>
        <w:rPr>
          <w:b/>
          <w:bCs/>
          <w:i/>
          <w:iCs/>
        </w:rPr>
      </w:pPr>
      <w:r w:rsidRPr="00FC6DC2">
        <w:rPr>
          <w:b/>
          <w:bCs/>
          <w:i/>
          <w:iCs/>
        </w:rPr>
        <w:t>2.1.</w:t>
      </w:r>
      <w:r w:rsidR="00BD1323">
        <w:rPr>
          <w:b/>
          <w:bCs/>
          <w:i/>
          <w:iCs/>
        </w:rPr>
        <w:t>7</w:t>
      </w:r>
      <w:r w:rsidRPr="00FC6DC2">
        <w:rPr>
          <w:b/>
          <w:bCs/>
          <w:i/>
          <w:iCs/>
        </w:rPr>
        <w:t xml:space="preserve"> </w:t>
      </w:r>
      <w:r w:rsidR="00411736" w:rsidRPr="008958CD">
        <w:rPr>
          <w:rFonts w:hint="eastAsia"/>
          <w:b/>
          <w:bCs/>
          <w:i/>
          <w:iCs/>
        </w:rPr>
        <w:t>S</w:t>
      </w:r>
      <w:r w:rsidR="00411736" w:rsidRPr="008958CD">
        <w:rPr>
          <w:b/>
          <w:bCs/>
          <w:i/>
          <w:iCs/>
        </w:rPr>
        <w:t>ervice management</w:t>
      </w:r>
    </w:p>
    <w:p w14:paraId="1D86F71F" w14:textId="77777777" w:rsidR="00411736" w:rsidRPr="00241B47" w:rsidRDefault="00411736" w:rsidP="00241B47"/>
    <w:tbl>
      <w:tblPr>
        <w:tblStyle w:val="a4"/>
        <w:tblW w:w="0" w:type="auto"/>
        <w:tblLook w:val="04A0" w:firstRow="1" w:lastRow="0" w:firstColumn="1" w:lastColumn="0" w:noHBand="0" w:noVBand="1"/>
      </w:tblPr>
      <w:tblGrid>
        <w:gridCol w:w="1980"/>
        <w:gridCol w:w="6316"/>
      </w:tblGrid>
      <w:tr w:rsidR="00241B47" w:rsidRPr="00241B47" w14:paraId="4541B8E7" w14:textId="77777777" w:rsidTr="009E4641">
        <w:tc>
          <w:tcPr>
            <w:tcW w:w="1980" w:type="dxa"/>
          </w:tcPr>
          <w:p w14:paraId="3BE523E4" w14:textId="77777777" w:rsidR="00241B47" w:rsidRPr="00241B47" w:rsidRDefault="00241B47" w:rsidP="00241B47">
            <w:r w:rsidRPr="00241B47">
              <w:rPr>
                <w:rFonts w:hint="eastAsia"/>
              </w:rPr>
              <w:lastRenderedPageBreak/>
              <w:t>Use</w:t>
            </w:r>
            <w:r w:rsidRPr="00241B47">
              <w:t xml:space="preserve"> Case ID:</w:t>
            </w:r>
          </w:p>
        </w:tc>
        <w:tc>
          <w:tcPr>
            <w:tcW w:w="6316" w:type="dxa"/>
          </w:tcPr>
          <w:p w14:paraId="609EC03C" w14:textId="77777777" w:rsidR="00241B47" w:rsidRPr="00241B47" w:rsidRDefault="00241B47" w:rsidP="00241B47">
            <w:r w:rsidRPr="00241B47">
              <w:rPr>
                <w:rFonts w:hint="eastAsia"/>
              </w:rPr>
              <w:t>7</w:t>
            </w:r>
          </w:p>
        </w:tc>
      </w:tr>
      <w:tr w:rsidR="00241B47" w:rsidRPr="00241B47" w14:paraId="46A0A3D0" w14:textId="77777777" w:rsidTr="009E4641">
        <w:tc>
          <w:tcPr>
            <w:tcW w:w="1980" w:type="dxa"/>
          </w:tcPr>
          <w:p w14:paraId="055F6078" w14:textId="77777777" w:rsidR="00241B47" w:rsidRPr="00241B47" w:rsidRDefault="00241B47" w:rsidP="00241B47">
            <w:r w:rsidRPr="00241B47">
              <w:rPr>
                <w:rFonts w:hint="eastAsia"/>
              </w:rPr>
              <w:t>Use</w:t>
            </w:r>
            <w:r w:rsidRPr="00241B47">
              <w:t xml:space="preserve"> Case Name:</w:t>
            </w:r>
          </w:p>
        </w:tc>
        <w:tc>
          <w:tcPr>
            <w:tcW w:w="6316" w:type="dxa"/>
          </w:tcPr>
          <w:p w14:paraId="37049A4F" w14:textId="77777777" w:rsidR="00241B47" w:rsidRPr="00241B47" w:rsidRDefault="00241B47" w:rsidP="00241B47">
            <w:r w:rsidRPr="00241B47">
              <w:rPr>
                <w:rFonts w:hint="eastAsia"/>
              </w:rPr>
              <w:t>S</w:t>
            </w:r>
            <w:r w:rsidRPr="00241B47">
              <w:t>ervice management – Post service and Delete service</w:t>
            </w:r>
          </w:p>
        </w:tc>
      </w:tr>
      <w:tr w:rsidR="00241B47" w:rsidRPr="00241B47" w14:paraId="5E1B8BBE" w14:textId="77777777" w:rsidTr="009E4641">
        <w:tc>
          <w:tcPr>
            <w:tcW w:w="1980" w:type="dxa"/>
          </w:tcPr>
          <w:p w14:paraId="1BB9379C" w14:textId="77777777" w:rsidR="00241B47" w:rsidRPr="00241B47" w:rsidRDefault="00241B47" w:rsidP="00241B47">
            <w:r w:rsidRPr="00241B47">
              <w:t>Actors:</w:t>
            </w:r>
          </w:p>
        </w:tc>
        <w:tc>
          <w:tcPr>
            <w:tcW w:w="6316" w:type="dxa"/>
          </w:tcPr>
          <w:p w14:paraId="2B97155E" w14:textId="77777777" w:rsidR="00241B47" w:rsidRPr="00241B47" w:rsidRDefault="00241B47" w:rsidP="00241B47">
            <w:r w:rsidRPr="00241B47">
              <w:rPr>
                <w:rFonts w:hint="eastAsia"/>
              </w:rPr>
              <w:t>S</w:t>
            </w:r>
            <w:r w:rsidRPr="00241B47">
              <w:t>eller</w:t>
            </w:r>
          </w:p>
        </w:tc>
      </w:tr>
      <w:tr w:rsidR="00241B47" w:rsidRPr="00241B47" w14:paraId="2BA5CA59" w14:textId="77777777" w:rsidTr="009E4641">
        <w:tc>
          <w:tcPr>
            <w:tcW w:w="1980" w:type="dxa"/>
          </w:tcPr>
          <w:p w14:paraId="61CCD4A2" w14:textId="77777777" w:rsidR="00241B47" w:rsidRPr="00241B47" w:rsidRDefault="00241B47" w:rsidP="00241B47">
            <w:r w:rsidRPr="00241B47">
              <w:t>Description:</w:t>
            </w:r>
          </w:p>
        </w:tc>
        <w:tc>
          <w:tcPr>
            <w:tcW w:w="6316" w:type="dxa"/>
          </w:tcPr>
          <w:p w14:paraId="0A06382D" w14:textId="77777777" w:rsidR="00241B47" w:rsidRPr="00241B47" w:rsidRDefault="00241B47" w:rsidP="00241B47">
            <w:r w:rsidRPr="00241B47">
              <w:t>Seller post services such as CV/PS modification and consultation in their store for other users to view and buy. Seller could delete the service they posted, and the service will be eliminated from the store.</w:t>
            </w:r>
          </w:p>
        </w:tc>
      </w:tr>
      <w:tr w:rsidR="00241B47" w:rsidRPr="00241B47" w14:paraId="414495B1" w14:textId="77777777" w:rsidTr="009E4641">
        <w:tc>
          <w:tcPr>
            <w:tcW w:w="1980" w:type="dxa"/>
          </w:tcPr>
          <w:p w14:paraId="1250946C" w14:textId="77777777" w:rsidR="00241B47" w:rsidRPr="00241B47" w:rsidRDefault="00241B47" w:rsidP="00241B47">
            <w:r w:rsidRPr="00241B47">
              <w:t>Preconditions:</w:t>
            </w:r>
          </w:p>
        </w:tc>
        <w:tc>
          <w:tcPr>
            <w:tcW w:w="6316" w:type="dxa"/>
          </w:tcPr>
          <w:p w14:paraId="385AAFC7" w14:textId="3BE8C827" w:rsidR="00241B47" w:rsidRPr="00241B47" w:rsidRDefault="00241B47" w:rsidP="00241B47">
            <w:pPr>
              <w:numPr>
                <w:ilvl w:val="0"/>
                <w:numId w:val="19"/>
              </w:numPr>
            </w:pPr>
            <w:r w:rsidRPr="00241B47">
              <w:t xml:space="preserve">User is registered and logged into </w:t>
            </w:r>
            <w:r w:rsidR="00AC2C4F">
              <w:t>w</w:t>
            </w:r>
            <w:r w:rsidR="00AC2C4F">
              <w:rPr>
                <w:rFonts w:hint="eastAsia"/>
                <w:kern w:val="0"/>
              </w:rPr>
              <w:t>ebpage</w:t>
            </w:r>
            <w:r w:rsidRPr="00241B47">
              <w:t>.</w:t>
            </w:r>
            <w:del w:id="91" w:author="pzswdzb@163.com" w:date="2022-04-03T23:47:00Z">
              <w:r w:rsidRPr="00241B47" w:rsidDel="004E5AA5">
                <w:delText>2. User can delete message unless he/she sent it before.</w:delText>
              </w:r>
            </w:del>
          </w:p>
          <w:p w14:paraId="0A163625" w14:textId="77777777" w:rsidR="00241B47" w:rsidRPr="00241B47" w:rsidRDefault="00241B47" w:rsidP="00241B47">
            <w:pPr>
              <w:numPr>
                <w:ilvl w:val="0"/>
                <w:numId w:val="19"/>
              </w:numPr>
            </w:pPr>
            <w:r w:rsidRPr="00241B47">
              <w:t>The user has been verified as a ‘seller’.</w:t>
            </w:r>
          </w:p>
          <w:p w14:paraId="1127DC8C" w14:textId="77777777" w:rsidR="00241B47" w:rsidRPr="00241B47" w:rsidRDefault="00241B47" w:rsidP="00241B47">
            <w:pPr>
              <w:numPr>
                <w:ilvl w:val="0"/>
                <w:numId w:val="19"/>
              </w:numPr>
            </w:pPr>
            <w:r w:rsidRPr="00241B47">
              <w:t>The service to be deleted should be posted by the actor.</w:t>
            </w:r>
          </w:p>
        </w:tc>
      </w:tr>
      <w:tr w:rsidR="00241B47" w:rsidRPr="00241B47" w14:paraId="257E02C9" w14:textId="77777777" w:rsidTr="009E4641">
        <w:tc>
          <w:tcPr>
            <w:tcW w:w="1980" w:type="dxa"/>
          </w:tcPr>
          <w:p w14:paraId="7F2F6EEE" w14:textId="77777777" w:rsidR="00241B47" w:rsidRPr="00241B47" w:rsidRDefault="00241B47" w:rsidP="00241B47">
            <w:r w:rsidRPr="00241B47">
              <w:t>Postconditions:</w:t>
            </w:r>
          </w:p>
        </w:tc>
        <w:tc>
          <w:tcPr>
            <w:tcW w:w="6316" w:type="dxa"/>
          </w:tcPr>
          <w:p w14:paraId="59BF932D" w14:textId="77777777" w:rsidR="00241B47" w:rsidRPr="00241B47" w:rsidRDefault="00241B47" w:rsidP="00241B47">
            <w:r w:rsidRPr="00241B47">
              <w:t>The service has been posted in the seller’s store and the information has been recorded into the database. The service has been deleted from the store.</w:t>
            </w:r>
          </w:p>
        </w:tc>
      </w:tr>
      <w:tr w:rsidR="00241B47" w:rsidRPr="00241B47" w14:paraId="0959705C" w14:textId="77777777" w:rsidTr="009E4641">
        <w:tc>
          <w:tcPr>
            <w:tcW w:w="1980" w:type="dxa"/>
          </w:tcPr>
          <w:p w14:paraId="6E3D9FE6" w14:textId="77777777" w:rsidR="00241B47" w:rsidRPr="00241B47" w:rsidRDefault="00241B47" w:rsidP="00241B47">
            <w:r w:rsidRPr="00241B47">
              <w:t>Normal Flow:</w:t>
            </w:r>
          </w:p>
        </w:tc>
        <w:tc>
          <w:tcPr>
            <w:tcW w:w="6316" w:type="dxa"/>
          </w:tcPr>
          <w:p w14:paraId="4D2C3450" w14:textId="68066442" w:rsidR="00241B47" w:rsidRPr="00241B47" w:rsidRDefault="00241B47" w:rsidP="00241B47">
            <w:pPr>
              <w:rPr>
                <w:b/>
                <w:bCs/>
              </w:rPr>
            </w:pPr>
            <w:r w:rsidRPr="00241B47">
              <w:rPr>
                <w:b/>
                <w:bCs/>
              </w:rPr>
              <w:t xml:space="preserve">7.0 </w:t>
            </w:r>
            <w:r w:rsidR="004F40C7" w:rsidRPr="004F40C7">
              <w:rPr>
                <w:rFonts w:hint="eastAsia"/>
                <w:b/>
                <w:bCs/>
              </w:rPr>
              <w:t>S</w:t>
            </w:r>
            <w:r w:rsidR="004F40C7" w:rsidRPr="004F40C7">
              <w:rPr>
                <w:b/>
                <w:bCs/>
              </w:rPr>
              <w:t>ervice management</w:t>
            </w:r>
          </w:p>
          <w:p w14:paraId="33DFC159" w14:textId="77777777" w:rsidR="00241B47" w:rsidRPr="00241B47" w:rsidRDefault="00241B47" w:rsidP="00241B47">
            <w:pPr>
              <w:rPr>
                <w:b/>
                <w:bCs/>
              </w:rPr>
            </w:pPr>
            <w:r w:rsidRPr="00241B47">
              <w:rPr>
                <w:b/>
                <w:bCs/>
              </w:rPr>
              <w:t>1. For Post service</w:t>
            </w:r>
          </w:p>
          <w:p w14:paraId="2A093678" w14:textId="004B4152" w:rsidR="00241B47" w:rsidRPr="00241B47" w:rsidRDefault="00241B47" w:rsidP="00241B47">
            <w:r w:rsidRPr="00241B47">
              <w:rPr>
                <w:rFonts w:hint="eastAsia"/>
              </w:rPr>
              <w:t>1</w:t>
            </w:r>
            <w:r w:rsidRPr="00241B47">
              <w:t xml:space="preserve">. The </w:t>
            </w:r>
            <w:r w:rsidR="00AC2C4F">
              <w:t>w</w:t>
            </w:r>
            <w:r w:rsidR="00AC2C4F">
              <w:rPr>
                <w:rFonts w:hint="eastAsia"/>
                <w:kern w:val="0"/>
              </w:rPr>
              <w:t>ebpage</w:t>
            </w:r>
            <w:r w:rsidR="00AC2C4F" w:rsidRPr="00241B47">
              <w:t xml:space="preserve"> </w:t>
            </w:r>
            <w:r w:rsidRPr="00241B47">
              <w:t>displays a form for sellers to fill in.</w:t>
            </w:r>
          </w:p>
          <w:p w14:paraId="3E7B69D8" w14:textId="77777777" w:rsidR="00241B47" w:rsidRPr="00241B47" w:rsidRDefault="00241B47" w:rsidP="00241B47">
            <w:r w:rsidRPr="00241B47">
              <w:rPr>
                <w:rFonts w:hint="eastAsia"/>
              </w:rPr>
              <w:t>2</w:t>
            </w:r>
            <w:r w:rsidRPr="00241B47">
              <w:t>. The seller specifies the description and basic attributes of the service, such as type, price, etc.</w:t>
            </w:r>
          </w:p>
          <w:p w14:paraId="1F984B8D" w14:textId="77777777" w:rsidR="00241B47" w:rsidRPr="00241B47" w:rsidRDefault="00241B47" w:rsidP="00241B47">
            <w:r w:rsidRPr="00241B47">
              <w:rPr>
                <w:rFonts w:hint="eastAsia"/>
              </w:rPr>
              <w:t>3</w:t>
            </w:r>
            <w:r w:rsidRPr="00241B47">
              <w:t>. The seller submit the post and confirm his/her decision.</w:t>
            </w:r>
          </w:p>
          <w:p w14:paraId="30973006" w14:textId="53FADA43" w:rsidR="00241B47" w:rsidRDefault="00241B47" w:rsidP="00241B47">
            <w:r w:rsidRPr="00241B47">
              <w:rPr>
                <w:rFonts w:hint="eastAsia"/>
              </w:rPr>
              <w:t>4</w:t>
            </w:r>
            <w:r w:rsidRPr="00241B47">
              <w:t>. The service will be added into the user’s store.</w:t>
            </w:r>
          </w:p>
          <w:p w14:paraId="59941AF9" w14:textId="77777777" w:rsidR="0046753C" w:rsidRPr="00241B47" w:rsidRDefault="0046753C" w:rsidP="00241B47"/>
          <w:p w14:paraId="331A1AD1" w14:textId="77777777" w:rsidR="00241B47" w:rsidRPr="00241B47" w:rsidRDefault="00241B47" w:rsidP="00241B47">
            <w:pPr>
              <w:rPr>
                <w:b/>
                <w:bCs/>
              </w:rPr>
            </w:pPr>
            <w:r w:rsidRPr="00241B47">
              <w:rPr>
                <w:b/>
                <w:bCs/>
              </w:rPr>
              <w:t>2. For Delete service</w:t>
            </w:r>
          </w:p>
          <w:p w14:paraId="0B838617" w14:textId="77777777" w:rsidR="00241B47" w:rsidRPr="00241B47" w:rsidRDefault="00241B47" w:rsidP="00241B47">
            <w:r w:rsidRPr="00241B47">
              <w:rPr>
                <w:rFonts w:hint="eastAsia"/>
              </w:rPr>
              <w:t>1</w:t>
            </w:r>
            <w:r w:rsidRPr="00241B47">
              <w:t>. The seller browses services he/she posted before and chooses a specific one to delete.</w:t>
            </w:r>
          </w:p>
          <w:p w14:paraId="4FBBE2BE" w14:textId="4A66371C" w:rsidR="00241B47" w:rsidRPr="00241B47" w:rsidRDefault="00241B47" w:rsidP="00241B47">
            <w:r w:rsidRPr="00241B47">
              <w:t xml:space="preserve">2. The </w:t>
            </w:r>
            <w:r w:rsidR="00AC2C4F">
              <w:t>w</w:t>
            </w:r>
            <w:r w:rsidR="00AC2C4F">
              <w:rPr>
                <w:rFonts w:hint="eastAsia"/>
                <w:kern w:val="0"/>
              </w:rPr>
              <w:t>ebpage</w:t>
            </w:r>
            <w:r w:rsidR="00AC2C4F" w:rsidRPr="00241B47">
              <w:t xml:space="preserve"> </w:t>
            </w:r>
            <w:r w:rsidRPr="00241B47">
              <w:t>asks the seller to confirm his/her decision.</w:t>
            </w:r>
          </w:p>
          <w:p w14:paraId="75F66A50" w14:textId="77777777" w:rsidR="00241B47" w:rsidRPr="00241B47" w:rsidRDefault="00241B47" w:rsidP="00241B47">
            <w:r w:rsidRPr="00241B47">
              <w:t xml:space="preserve">3. The service has been deleted and eliminated from the store. </w:t>
            </w:r>
          </w:p>
        </w:tc>
      </w:tr>
      <w:tr w:rsidR="00241B47" w:rsidRPr="00241B47" w14:paraId="75137F93" w14:textId="77777777" w:rsidTr="009E4641">
        <w:tc>
          <w:tcPr>
            <w:tcW w:w="1980" w:type="dxa"/>
          </w:tcPr>
          <w:p w14:paraId="47381F1C" w14:textId="77777777" w:rsidR="00241B47" w:rsidRPr="00241B47" w:rsidRDefault="00241B47" w:rsidP="00241B47">
            <w:r w:rsidRPr="00241B47">
              <w:t>Alternative Flows:</w:t>
            </w:r>
          </w:p>
        </w:tc>
        <w:tc>
          <w:tcPr>
            <w:tcW w:w="6316" w:type="dxa"/>
          </w:tcPr>
          <w:p w14:paraId="4F0E5D06" w14:textId="77777777" w:rsidR="00241B47" w:rsidRPr="00241B47" w:rsidRDefault="00241B47" w:rsidP="00241B47">
            <w:r w:rsidRPr="00241B47">
              <w:rPr>
                <w:rFonts w:hint="eastAsia"/>
              </w:rPr>
              <w:t>N</w:t>
            </w:r>
            <w:r w:rsidRPr="00241B47">
              <w:t>one</w:t>
            </w:r>
          </w:p>
        </w:tc>
      </w:tr>
      <w:tr w:rsidR="00241B47" w:rsidRPr="00241B47" w14:paraId="4E405E3F" w14:textId="77777777" w:rsidTr="009E4641">
        <w:tc>
          <w:tcPr>
            <w:tcW w:w="1980" w:type="dxa"/>
          </w:tcPr>
          <w:p w14:paraId="081226C9" w14:textId="77777777" w:rsidR="00241B47" w:rsidRPr="00241B47" w:rsidRDefault="00241B47" w:rsidP="00241B47">
            <w:r w:rsidRPr="00241B47">
              <w:t>Exceptions:</w:t>
            </w:r>
          </w:p>
        </w:tc>
        <w:tc>
          <w:tcPr>
            <w:tcW w:w="6316" w:type="dxa"/>
          </w:tcPr>
          <w:p w14:paraId="3B66B494" w14:textId="77777777" w:rsidR="00241B47" w:rsidRPr="00241B47" w:rsidRDefault="00241B47" w:rsidP="00241B47">
            <w:r w:rsidRPr="00241B47">
              <w:rPr>
                <w:b/>
                <w:bCs/>
              </w:rPr>
              <w:t xml:space="preserve">7.0.E.1 Service posted failure </w:t>
            </w:r>
            <w:r w:rsidRPr="00241B47">
              <w:t>(at step 7.0.1.3)</w:t>
            </w:r>
          </w:p>
          <w:p w14:paraId="6E2A5726" w14:textId="3C938C2B" w:rsidR="00241B47" w:rsidRPr="00241B47" w:rsidRDefault="00241B47" w:rsidP="00241B47">
            <w:r w:rsidRPr="00241B47">
              <w:t xml:space="preserve">1. </w:t>
            </w:r>
            <w:bookmarkStart w:id="92" w:name="OLE_LINK63"/>
            <w:r w:rsidR="00AC2C4F">
              <w:t>W</w:t>
            </w:r>
            <w:r w:rsidR="00AC2C4F">
              <w:rPr>
                <w:rFonts w:hint="eastAsia"/>
                <w:kern w:val="0"/>
              </w:rPr>
              <w:t>ebpage</w:t>
            </w:r>
            <w:r w:rsidR="00AC2C4F" w:rsidRPr="00241B47">
              <w:t xml:space="preserve"> </w:t>
            </w:r>
            <w:bookmarkEnd w:id="92"/>
            <w:r w:rsidRPr="00241B47">
              <w:t>informs User that fail to post service for specific reasons (such as exists prohibited words, mis-formed or unrecognizable characters, and fail to upload picture or video).</w:t>
            </w:r>
          </w:p>
          <w:p w14:paraId="695E2E49" w14:textId="77777777" w:rsidR="00241B47" w:rsidRPr="00241B47" w:rsidRDefault="00241B47" w:rsidP="00241B47">
            <w:r w:rsidRPr="00241B47">
              <w:t>2a. User modifies the content, and re-post service.</w:t>
            </w:r>
          </w:p>
          <w:p w14:paraId="5D228C7F" w14:textId="69181A66" w:rsidR="00241B47" w:rsidRPr="00241B47" w:rsidRDefault="00241B47" w:rsidP="00241B47">
            <w:r w:rsidRPr="00241B47">
              <w:t xml:space="preserve">2b. </w:t>
            </w:r>
            <w:r w:rsidR="00214605">
              <w:t>W</w:t>
            </w:r>
            <w:r w:rsidR="00214605">
              <w:rPr>
                <w:rFonts w:hint="eastAsia"/>
                <w:kern w:val="0"/>
              </w:rPr>
              <w:t>ebpage</w:t>
            </w:r>
            <w:r w:rsidR="00214605" w:rsidRPr="00241B47">
              <w:t xml:space="preserve"> </w:t>
            </w:r>
            <w:r w:rsidRPr="00241B47">
              <w:t>informs the seller whether the service is posted successfully or unsuccessfully (back to step 1).</w:t>
            </w:r>
          </w:p>
          <w:p w14:paraId="1174C625" w14:textId="77777777" w:rsidR="00241B47" w:rsidRPr="00241B47" w:rsidRDefault="00241B47" w:rsidP="00241B47">
            <w:r w:rsidRPr="00241B47">
              <w:t>3a. Seller cancel post service.</w:t>
            </w:r>
          </w:p>
          <w:p w14:paraId="47E24365" w14:textId="2BD4F90D" w:rsidR="00241B47" w:rsidRPr="00241B47" w:rsidRDefault="00241B47" w:rsidP="00241B47">
            <w:r w:rsidRPr="00241B47">
              <w:t xml:space="preserve">3b. </w:t>
            </w:r>
            <w:r w:rsidR="00214605">
              <w:t>W</w:t>
            </w:r>
            <w:r w:rsidR="00214605">
              <w:rPr>
                <w:rFonts w:hint="eastAsia"/>
                <w:kern w:val="0"/>
              </w:rPr>
              <w:t>ebpage</w:t>
            </w:r>
            <w:r w:rsidR="00214605" w:rsidRPr="00241B47">
              <w:t xml:space="preserve"> </w:t>
            </w:r>
            <w:r w:rsidRPr="00241B47">
              <w:t>ask if store content to draft box. If yes, stores content to draft box; otherwise, deletes content.</w:t>
            </w:r>
          </w:p>
        </w:tc>
      </w:tr>
      <w:tr w:rsidR="00241B47" w:rsidRPr="00241B47" w14:paraId="2F69EA41" w14:textId="77777777" w:rsidTr="009E4641">
        <w:tc>
          <w:tcPr>
            <w:tcW w:w="1980" w:type="dxa"/>
          </w:tcPr>
          <w:p w14:paraId="166C6796" w14:textId="77777777" w:rsidR="00241B47" w:rsidRPr="00241B47" w:rsidRDefault="00241B47" w:rsidP="00241B47">
            <w:r w:rsidRPr="00241B47">
              <w:t>Includes:</w:t>
            </w:r>
          </w:p>
        </w:tc>
        <w:tc>
          <w:tcPr>
            <w:tcW w:w="6316" w:type="dxa"/>
          </w:tcPr>
          <w:p w14:paraId="57CEB105" w14:textId="77777777" w:rsidR="00241B47" w:rsidRPr="00241B47" w:rsidRDefault="00241B47" w:rsidP="00241B47">
            <w:r w:rsidRPr="00241B47">
              <w:t>None</w:t>
            </w:r>
          </w:p>
        </w:tc>
      </w:tr>
      <w:tr w:rsidR="00241B47" w:rsidRPr="00241B47" w14:paraId="1A39069E" w14:textId="77777777" w:rsidTr="009E4641">
        <w:tc>
          <w:tcPr>
            <w:tcW w:w="1980" w:type="dxa"/>
          </w:tcPr>
          <w:p w14:paraId="0D4C8680" w14:textId="77777777" w:rsidR="00241B47" w:rsidRPr="00241B47" w:rsidRDefault="00241B47" w:rsidP="00241B47">
            <w:r w:rsidRPr="00241B47">
              <w:t>Priority:</w:t>
            </w:r>
          </w:p>
        </w:tc>
        <w:tc>
          <w:tcPr>
            <w:tcW w:w="6316" w:type="dxa"/>
          </w:tcPr>
          <w:p w14:paraId="4BD08988" w14:textId="77777777" w:rsidR="00241B47" w:rsidRPr="00241B47" w:rsidRDefault="00241B47" w:rsidP="00241B47">
            <w:r w:rsidRPr="00241B47">
              <w:t>High</w:t>
            </w:r>
          </w:p>
        </w:tc>
      </w:tr>
      <w:tr w:rsidR="00241B47" w:rsidRPr="00241B47" w14:paraId="21BF1611" w14:textId="77777777" w:rsidTr="009E4641">
        <w:tc>
          <w:tcPr>
            <w:tcW w:w="1980" w:type="dxa"/>
          </w:tcPr>
          <w:p w14:paraId="18BF9792" w14:textId="77777777" w:rsidR="00241B47" w:rsidRPr="00241B47" w:rsidRDefault="00241B47" w:rsidP="00241B47">
            <w:r w:rsidRPr="00241B47">
              <w:t>Frequency of Use:</w:t>
            </w:r>
          </w:p>
        </w:tc>
        <w:tc>
          <w:tcPr>
            <w:tcW w:w="6316" w:type="dxa"/>
          </w:tcPr>
          <w:p w14:paraId="09266A0C" w14:textId="77777777" w:rsidR="00241B47" w:rsidRPr="00241B47" w:rsidRDefault="00241B47" w:rsidP="00241B47">
            <w:r w:rsidRPr="00241B47">
              <w:t>Approximately 100 users, average of one usage per day</w:t>
            </w:r>
          </w:p>
        </w:tc>
      </w:tr>
      <w:tr w:rsidR="00241B47" w:rsidRPr="00241B47" w14:paraId="7E02B257" w14:textId="77777777" w:rsidTr="009E4641">
        <w:tc>
          <w:tcPr>
            <w:tcW w:w="1980" w:type="dxa"/>
          </w:tcPr>
          <w:p w14:paraId="3A650E0A" w14:textId="77777777" w:rsidR="00241B47" w:rsidRPr="00241B47" w:rsidRDefault="00241B47" w:rsidP="00241B47">
            <w:r w:rsidRPr="00241B47">
              <w:t>Special Requirements:</w:t>
            </w:r>
          </w:p>
        </w:tc>
        <w:tc>
          <w:tcPr>
            <w:tcW w:w="6316" w:type="dxa"/>
          </w:tcPr>
          <w:p w14:paraId="51D860DC" w14:textId="77777777" w:rsidR="00241B47" w:rsidRPr="00241B47" w:rsidRDefault="00241B47" w:rsidP="00241B47">
            <w:r w:rsidRPr="00241B47">
              <w:t xml:space="preserve">1. Seller shall be able to cancel post the service at any time prior to confirming post the service. </w:t>
            </w:r>
          </w:p>
          <w:p w14:paraId="7508BFD8" w14:textId="77777777" w:rsidR="00241B47" w:rsidRPr="00241B47" w:rsidRDefault="00241B47" w:rsidP="00241B47">
            <w:r w:rsidRPr="00241B47">
              <w:t>2. Seller shall be able to view all services he/she posted in his/her store.</w:t>
            </w:r>
          </w:p>
          <w:p w14:paraId="6BB4BF32" w14:textId="77777777" w:rsidR="00241B47" w:rsidRPr="00241B47" w:rsidRDefault="00241B47" w:rsidP="00241B47">
            <w:r w:rsidRPr="00241B47">
              <w:t xml:space="preserve">3. Seller shall be able to find un-post services in draft box. (Priority = </w:t>
            </w:r>
            <w:r w:rsidRPr="00241B47">
              <w:lastRenderedPageBreak/>
              <w:t>medium)</w:t>
            </w:r>
          </w:p>
          <w:p w14:paraId="1017D994" w14:textId="77777777" w:rsidR="00241B47" w:rsidRPr="00241B47" w:rsidRDefault="00241B47" w:rsidP="00241B47">
            <w:r w:rsidRPr="00241B47">
              <w:t xml:space="preserve">4. Seller shall be able to cancel delete the service at any time prior to confirming delete the service. </w:t>
            </w:r>
          </w:p>
        </w:tc>
      </w:tr>
      <w:tr w:rsidR="00241B47" w:rsidRPr="00241B47" w14:paraId="5C3AB002" w14:textId="77777777" w:rsidTr="009E4641">
        <w:tc>
          <w:tcPr>
            <w:tcW w:w="1980" w:type="dxa"/>
          </w:tcPr>
          <w:p w14:paraId="4880C0EC" w14:textId="77777777" w:rsidR="00241B47" w:rsidRPr="00241B47" w:rsidRDefault="00241B47" w:rsidP="00241B47">
            <w:r w:rsidRPr="00241B47">
              <w:lastRenderedPageBreak/>
              <w:t>Assumptions:</w:t>
            </w:r>
          </w:p>
        </w:tc>
        <w:tc>
          <w:tcPr>
            <w:tcW w:w="6316" w:type="dxa"/>
          </w:tcPr>
          <w:p w14:paraId="0E75E764" w14:textId="77777777" w:rsidR="00241B47" w:rsidRPr="00241B47" w:rsidRDefault="00241B47" w:rsidP="00241B47">
            <w:r w:rsidRPr="00241B47">
              <w:t>1. Assume that the image and video uploaded by User cannot exceed 500 MB (source: survey of similar software).</w:t>
            </w:r>
          </w:p>
        </w:tc>
      </w:tr>
      <w:tr w:rsidR="00241B47" w:rsidRPr="00241B47" w14:paraId="5169DB01" w14:textId="77777777" w:rsidTr="009E4641">
        <w:tc>
          <w:tcPr>
            <w:tcW w:w="1980" w:type="dxa"/>
          </w:tcPr>
          <w:p w14:paraId="527F1DE8" w14:textId="77777777" w:rsidR="00241B47" w:rsidRPr="00241B47" w:rsidRDefault="00241B47" w:rsidP="00241B47">
            <w:r w:rsidRPr="00241B47">
              <w:rPr>
                <w:rFonts w:hint="eastAsia"/>
              </w:rPr>
              <w:t>Note</w:t>
            </w:r>
            <w:r w:rsidRPr="00241B47">
              <w:t>s and Issues:</w:t>
            </w:r>
          </w:p>
        </w:tc>
        <w:tc>
          <w:tcPr>
            <w:tcW w:w="6316" w:type="dxa"/>
          </w:tcPr>
          <w:p w14:paraId="71AB3DAC" w14:textId="77777777" w:rsidR="00241B47" w:rsidRPr="00241B47" w:rsidRDefault="00241B47" w:rsidP="00241B47">
            <w:r w:rsidRPr="00241B47">
              <w:t xml:space="preserve">None </w:t>
            </w:r>
          </w:p>
        </w:tc>
      </w:tr>
    </w:tbl>
    <w:p w14:paraId="6503A860" w14:textId="4DCA6090" w:rsidR="00241B47" w:rsidRDefault="00241B47" w:rsidP="00241B47"/>
    <w:p w14:paraId="67E74DED" w14:textId="2FA5603B" w:rsidR="00444C4A" w:rsidRDefault="00444C4A" w:rsidP="00241B47"/>
    <w:p w14:paraId="470049C1" w14:textId="3FEFE396" w:rsidR="00444C4A" w:rsidRPr="008958CD" w:rsidRDefault="00444C4A" w:rsidP="00444C4A">
      <w:pPr>
        <w:rPr>
          <w:b/>
          <w:bCs/>
          <w:i/>
          <w:iCs/>
        </w:rPr>
      </w:pPr>
      <w:r w:rsidRPr="00FC6DC2">
        <w:rPr>
          <w:b/>
          <w:bCs/>
          <w:i/>
          <w:iCs/>
        </w:rPr>
        <w:t>2.1.</w:t>
      </w:r>
      <w:r w:rsidR="00A14E12">
        <w:rPr>
          <w:b/>
          <w:bCs/>
          <w:i/>
          <w:iCs/>
        </w:rPr>
        <w:t>8</w:t>
      </w:r>
      <w:r w:rsidRPr="00FC6DC2">
        <w:rPr>
          <w:b/>
          <w:bCs/>
          <w:i/>
          <w:iCs/>
        </w:rPr>
        <w:t xml:space="preserve"> </w:t>
      </w:r>
      <w:r w:rsidR="00B04993" w:rsidRPr="00B04993">
        <w:rPr>
          <w:rFonts w:hint="eastAsia"/>
          <w:b/>
          <w:bCs/>
          <w:i/>
          <w:iCs/>
        </w:rPr>
        <w:t>O</w:t>
      </w:r>
      <w:r w:rsidR="00B04993" w:rsidRPr="00B04993">
        <w:rPr>
          <w:b/>
          <w:bCs/>
          <w:i/>
          <w:iCs/>
        </w:rPr>
        <w:t>rder Management</w:t>
      </w:r>
    </w:p>
    <w:p w14:paraId="766976D2" w14:textId="77777777" w:rsidR="00444C4A" w:rsidRPr="00241B47" w:rsidRDefault="00444C4A" w:rsidP="00241B47"/>
    <w:tbl>
      <w:tblPr>
        <w:tblStyle w:val="a4"/>
        <w:tblW w:w="0" w:type="auto"/>
        <w:tblLook w:val="04A0" w:firstRow="1" w:lastRow="0" w:firstColumn="1" w:lastColumn="0" w:noHBand="0" w:noVBand="1"/>
      </w:tblPr>
      <w:tblGrid>
        <w:gridCol w:w="1980"/>
        <w:gridCol w:w="6316"/>
      </w:tblGrid>
      <w:tr w:rsidR="00241B47" w:rsidRPr="00241B47" w14:paraId="6324EBBE" w14:textId="77777777" w:rsidTr="009E4641">
        <w:tc>
          <w:tcPr>
            <w:tcW w:w="1980" w:type="dxa"/>
          </w:tcPr>
          <w:p w14:paraId="585F641C" w14:textId="77777777" w:rsidR="00241B47" w:rsidRPr="00241B47" w:rsidRDefault="00241B47" w:rsidP="00241B47">
            <w:r w:rsidRPr="00241B47">
              <w:rPr>
                <w:rFonts w:hint="eastAsia"/>
              </w:rPr>
              <w:t>Use</w:t>
            </w:r>
            <w:r w:rsidRPr="00241B47">
              <w:t xml:space="preserve"> Case ID:</w:t>
            </w:r>
          </w:p>
        </w:tc>
        <w:tc>
          <w:tcPr>
            <w:tcW w:w="6316" w:type="dxa"/>
          </w:tcPr>
          <w:p w14:paraId="5E905BF7" w14:textId="77777777" w:rsidR="00241B47" w:rsidRPr="00241B47" w:rsidRDefault="00241B47" w:rsidP="00241B47">
            <w:r w:rsidRPr="00241B47">
              <w:rPr>
                <w:rFonts w:hint="eastAsia"/>
              </w:rPr>
              <w:t>8</w:t>
            </w:r>
          </w:p>
        </w:tc>
      </w:tr>
      <w:tr w:rsidR="00241B47" w:rsidRPr="00241B47" w14:paraId="4EC67838" w14:textId="77777777" w:rsidTr="009E4641">
        <w:tc>
          <w:tcPr>
            <w:tcW w:w="1980" w:type="dxa"/>
          </w:tcPr>
          <w:p w14:paraId="1A74D023" w14:textId="77777777" w:rsidR="00241B47" w:rsidRPr="00241B47" w:rsidRDefault="00241B47" w:rsidP="00241B47">
            <w:r w:rsidRPr="00241B47">
              <w:rPr>
                <w:rFonts w:hint="eastAsia"/>
              </w:rPr>
              <w:t>Use</w:t>
            </w:r>
            <w:r w:rsidRPr="00241B47">
              <w:t xml:space="preserve"> Case Name:</w:t>
            </w:r>
          </w:p>
        </w:tc>
        <w:tc>
          <w:tcPr>
            <w:tcW w:w="6316" w:type="dxa"/>
          </w:tcPr>
          <w:p w14:paraId="0E6188B6" w14:textId="77777777" w:rsidR="00241B47" w:rsidRPr="00241B47" w:rsidRDefault="00241B47" w:rsidP="00241B47">
            <w:bookmarkStart w:id="93" w:name="OLE_LINK26"/>
            <w:r w:rsidRPr="00241B47">
              <w:rPr>
                <w:rFonts w:hint="eastAsia"/>
              </w:rPr>
              <w:t>O</w:t>
            </w:r>
            <w:r w:rsidRPr="00241B47">
              <w:t>rder Management</w:t>
            </w:r>
            <w:bookmarkEnd w:id="93"/>
          </w:p>
        </w:tc>
      </w:tr>
      <w:tr w:rsidR="00241B47" w:rsidRPr="00241B47" w14:paraId="509A80CE" w14:textId="77777777" w:rsidTr="009E4641">
        <w:tc>
          <w:tcPr>
            <w:tcW w:w="1980" w:type="dxa"/>
          </w:tcPr>
          <w:p w14:paraId="2EFEEED6" w14:textId="77777777" w:rsidR="00241B47" w:rsidRPr="00241B47" w:rsidRDefault="00241B47" w:rsidP="00241B47">
            <w:r w:rsidRPr="00241B47">
              <w:t>Actors:</w:t>
            </w:r>
          </w:p>
        </w:tc>
        <w:tc>
          <w:tcPr>
            <w:tcW w:w="6316" w:type="dxa"/>
          </w:tcPr>
          <w:p w14:paraId="051D5034" w14:textId="77777777" w:rsidR="00241B47" w:rsidRPr="00241B47" w:rsidRDefault="00241B47" w:rsidP="00241B47">
            <w:bookmarkStart w:id="94" w:name="OLE_LINK31"/>
            <w:r w:rsidRPr="00241B47">
              <w:rPr>
                <w:rFonts w:hint="eastAsia"/>
              </w:rPr>
              <w:t>S</w:t>
            </w:r>
            <w:r w:rsidRPr="00241B47">
              <w:t>eller</w:t>
            </w:r>
            <w:bookmarkEnd w:id="94"/>
          </w:p>
        </w:tc>
      </w:tr>
      <w:tr w:rsidR="00241B47" w:rsidRPr="00241B47" w14:paraId="12F0BEBD" w14:textId="77777777" w:rsidTr="009E4641">
        <w:tc>
          <w:tcPr>
            <w:tcW w:w="1980" w:type="dxa"/>
          </w:tcPr>
          <w:p w14:paraId="524C353A" w14:textId="77777777" w:rsidR="00241B47" w:rsidRPr="00241B47" w:rsidRDefault="00241B47" w:rsidP="00241B47">
            <w:r w:rsidRPr="00241B47">
              <w:t>Description:</w:t>
            </w:r>
          </w:p>
        </w:tc>
        <w:tc>
          <w:tcPr>
            <w:tcW w:w="6316" w:type="dxa"/>
          </w:tcPr>
          <w:p w14:paraId="50A2DC78" w14:textId="0379DC47" w:rsidR="00241B47" w:rsidRPr="00241B47" w:rsidRDefault="00241B47" w:rsidP="00241B47">
            <w:r w:rsidRPr="00241B47">
              <w:t>The seller manages the order initialized by the buyer and starts providing corresponding service.</w:t>
            </w:r>
          </w:p>
        </w:tc>
      </w:tr>
      <w:tr w:rsidR="00241B47" w:rsidRPr="00241B47" w14:paraId="53779A09" w14:textId="77777777" w:rsidTr="009E4641">
        <w:tc>
          <w:tcPr>
            <w:tcW w:w="1980" w:type="dxa"/>
          </w:tcPr>
          <w:p w14:paraId="38D215A7" w14:textId="77777777" w:rsidR="00241B47" w:rsidRPr="00241B47" w:rsidRDefault="00241B47" w:rsidP="00241B47">
            <w:r w:rsidRPr="00241B47">
              <w:t>Preconditions:</w:t>
            </w:r>
          </w:p>
        </w:tc>
        <w:tc>
          <w:tcPr>
            <w:tcW w:w="6316" w:type="dxa"/>
          </w:tcPr>
          <w:p w14:paraId="6E957BF6" w14:textId="1A229B71" w:rsidR="00241B47" w:rsidRPr="00241B47" w:rsidRDefault="00402895" w:rsidP="00402895">
            <w:r>
              <w:t xml:space="preserve">1. </w:t>
            </w:r>
            <w:r w:rsidR="00241B47" w:rsidRPr="00241B47">
              <w:t xml:space="preserve">User is registered and logged into </w:t>
            </w:r>
            <w:r w:rsidR="0039075B">
              <w:t>w</w:t>
            </w:r>
            <w:r w:rsidR="0039075B">
              <w:rPr>
                <w:rFonts w:hint="eastAsia"/>
                <w:kern w:val="0"/>
              </w:rPr>
              <w:t>ebpage</w:t>
            </w:r>
            <w:r w:rsidR="00241B47" w:rsidRPr="00241B47">
              <w:t>.</w:t>
            </w:r>
            <w:del w:id="95" w:author="pzswdzb@163.com" w:date="2022-04-03T23:47:00Z">
              <w:r w:rsidR="00241B47" w:rsidRPr="00241B47" w:rsidDel="004E5AA5">
                <w:delText>2. User can delete message unless he/she sent it before.</w:delText>
              </w:r>
            </w:del>
          </w:p>
          <w:p w14:paraId="77C17377" w14:textId="03730074" w:rsidR="00241B47" w:rsidRPr="00241B47" w:rsidRDefault="00402895" w:rsidP="00402895">
            <w:r>
              <w:t xml:space="preserve">2. </w:t>
            </w:r>
            <w:r w:rsidR="00241B47" w:rsidRPr="00241B47">
              <w:t>The user’s identity should be ‘Seller’.</w:t>
            </w:r>
          </w:p>
        </w:tc>
      </w:tr>
      <w:tr w:rsidR="00241B47" w:rsidRPr="00241B47" w14:paraId="11F3652C" w14:textId="77777777" w:rsidTr="009E4641">
        <w:tc>
          <w:tcPr>
            <w:tcW w:w="1980" w:type="dxa"/>
          </w:tcPr>
          <w:p w14:paraId="2E5D2436" w14:textId="77777777" w:rsidR="00241B47" w:rsidRPr="00241B47" w:rsidRDefault="00241B47" w:rsidP="00241B47">
            <w:r w:rsidRPr="00241B47">
              <w:t>Postconditions:</w:t>
            </w:r>
          </w:p>
        </w:tc>
        <w:tc>
          <w:tcPr>
            <w:tcW w:w="6316" w:type="dxa"/>
          </w:tcPr>
          <w:p w14:paraId="4642F665" w14:textId="77777777" w:rsidR="00241B47" w:rsidRPr="00241B47" w:rsidRDefault="00241B47" w:rsidP="00241B47">
            <w:r w:rsidRPr="00241B47">
              <w:t>The seller is providing services for the buyer.</w:t>
            </w:r>
          </w:p>
        </w:tc>
      </w:tr>
      <w:tr w:rsidR="00241B47" w:rsidRPr="00241B47" w14:paraId="6B51815D" w14:textId="77777777" w:rsidTr="009E4641">
        <w:tc>
          <w:tcPr>
            <w:tcW w:w="1980" w:type="dxa"/>
          </w:tcPr>
          <w:p w14:paraId="417D12B7" w14:textId="77777777" w:rsidR="00241B47" w:rsidRPr="00241B47" w:rsidRDefault="00241B47" w:rsidP="00241B47">
            <w:r w:rsidRPr="00241B47">
              <w:t>Normal Flow:</w:t>
            </w:r>
          </w:p>
        </w:tc>
        <w:tc>
          <w:tcPr>
            <w:tcW w:w="6316" w:type="dxa"/>
          </w:tcPr>
          <w:p w14:paraId="7643C620" w14:textId="77777777" w:rsidR="00241B47" w:rsidRPr="00241B47" w:rsidRDefault="00241B47" w:rsidP="00241B47">
            <w:pPr>
              <w:rPr>
                <w:b/>
                <w:bCs/>
              </w:rPr>
            </w:pPr>
            <w:r w:rsidRPr="00241B47">
              <w:rPr>
                <w:b/>
                <w:bCs/>
              </w:rPr>
              <w:t>8.0 Order Management</w:t>
            </w:r>
          </w:p>
          <w:p w14:paraId="2114BD0D" w14:textId="77777777" w:rsidR="00241B47" w:rsidRPr="00241B47" w:rsidRDefault="00241B47" w:rsidP="00241B47">
            <w:r w:rsidRPr="00241B47">
              <w:t>1. The seller checks the notification and optionally selects the order from the list.</w:t>
            </w:r>
          </w:p>
          <w:p w14:paraId="33A56647" w14:textId="77777777" w:rsidR="00241B47" w:rsidRPr="00241B47" w:rsidRDefault="00241B47" w:rsidP="00241B47">
            <w:r w:rsidRPr="00241B47">
              <w:rPr>
                <w:rFonts w:hint="eastAsia"/>
              </w:rPr>
              <w:t>2</w:t>
            </w:r>
            <w:r w:rsidRPr="00241B47">
              <w:t>. The seller should user the functional requirements form User Case 3 to realize the two-way communication with the buyer and provides the purchased services.</w:t>
            </w:r>
          </w:p>
        </w:tc>
      </w:tr>
      <w:tr w:rsidR="00241B47" w:rsidRPr="00241B47" w14:paraId="0E8D79DC" w14:textId="77777777" w:rsidTr="009E4641">
        <w:tc>
          <w:tcPr>
            <w:tcW w:w="1980" w:type="dxa"/>
          </w:tcPr>
          <w:p w14:paraId="30DCC93E" w14:textId="77777777" w:rsidR="00241B47" w:rsidRPr="00241B47" w:rsidRDefault="00241B47" w:rsidP="00241B47">
            <w:r w:rsidRPr="00241B47">
              <w:t>Alternative Flows:</w:t>
            </w:r>
          </w:p>
        </w:tc>
        <w:tc>
          <w:tcPr>
            <w:tcW w:w="6316" w:type="dxa"/>
          </w:tcPr>
          <w:p w14:paraId="21211E20" w14:textId="77777777" w:rsidR="00241B47" w:rsidRPr="00241B47" w:rsidRDefault="00241B47" w:rsidP="00241B47">
            <w:r w:rsidRPr="00241B47">
              <w:rPr>
                <w:rFonts w:hint="eastAsia"/>
              </w:rPr>
              <w:t>N</w:t>
            </w:r>
            <w:r w:rsidRPr="00241B47">
              <w:t>one</w:t>
            </w:r>
          </w:p>
        </w:tc>
      </w:tr>
      <w:tr w:rsidR="00241B47" w:rsidRPr="00241B47" w14:paraId="33ED4D46" w14:textId="77777777" w:rsidTr="009E4641">
        <w:tc>
          <w:tcPr>
            <w:tcW w:w="1980" w:type="dxa"/>
          </w:tcPr>
          <w:p w14:paraId="6488A44B" w14:textId="77777777" w:rsidR="00241B47" w:rsidRPr="00241B47" w:rsidRDefault="00241B47" w:rsidP="00241B47">
            <w:r w:rsidRPr="00241B47">
              <w:t>Exceptions:</w:t>
            </w:r>
          </w:p>
        </w:tc>
        <w:tc>
          <w:tcPr>
            <w:tcW w:w="6316" w:type="dxa"/>
          </w:tcPr>
          <w:p w14:paraId="1FAC3AF6" w14:textId="048AE646" w:rsidR="0038695F" w:rsidRPr="00241B47" w:rsidRDefault="00836AB7" w:rsidP="0038695F">
            <w:r>
              <w:rPr>
                <w:b/>
                <w:bCs/>
              </w:rPr>
              <w:t>8</w:t>
            </w:r>
            <w:r w:rsidR="0038695F" w:rsidRPr="00241B47">
              <w:rPr>
                <w:b/>
                <w:bCs/>
              </w:rPr>
              <w:t>.0.E.1 Initiate chat failure</w:t>
            </w:r>
            <w:r w:rsidR="0038695F" w:rsidRPr="00241B47">
              <w:t xml:space="preserve"> (at step 2)</w:t>
            </w:r>
          </w:p>
          <w:p w14:paraId="6913B400" w14:textId="1711CDD0" w:rsidR="00241B47" w:rsidRPr="00241B47" w:rsidRDefault="0038695F" w:rsidP="0038695F">
            <w:r w:rsidRPr="00241B47">
              <w:t xml:space="preserve">1. </w:t>
            </w:r>
            <w:bookmarkStart w:id="96" w:name="OLE_LINK32"/>
            <w:r w:rsidR="0039075B">
              <w:t>W</w:t>
            </w:r>
            <w:r w:rsidR="0039075B">
              <w:rPr>
                <w:rFonts w:hint="eastAsia"/>
                <w:kern w:val="0"/>
              </w:rPr>
              <w:t>ebpage</w:t>
            </w:r>
            <w:r w:rsidR="0039075B" w:rsidRPr="00241B47">
              <w:t xml:space="preserve"> </w:t>
            </w:r>
            <w:r w:rsidRPr="00241B47">
              <w:t xml:space="preserve">informs </w:t>
            </w:r>
            <w:r w:rsidR="005E3DFF">
              <w:t>S</w:t>
            </w:r>
            <w:r w:rsidR="00181F2C">
              <w:t>eller</w:t>
            </w:r>
            <w:r w:rsidRPr="00241B47">
              <w:t xml:space="preserve"> that fail to initiate chat for specific reasons (such as this user has been deregistered).</w:t>
            </w:r>
            <w:bookmarkEnd w:id="96"/>
          </w:p>
        </w:tc>
      </w:tr>
      <w:tr w:rsidR="00241B47" w:rsidRPr="00241B47" w14:paraId="65BCF291" w14:textId="77777777" w:rsidTr="009E4641">
        <w:tc>
          <w:tcPr>
            <w:tcW w:w="1980" w:type="dxa"/>
          </w:tcPr>
          <w:p w14:paraId="31BA5823" w14:textId="77777777" w:rsidR="00241B47" w:rsidRPr="00241B47" w:rsidRDefault="00241B47" w:rsidP="00241B47">
            <w:r w:rsidRPr="00241B47">
              <w:t>Includes:</w:t>
            </w:r>
          </w:p>
        </w:tc>
        <w:tc>
          <w:tcPr>
            <w:tcW w:w="6316" w:type="dxa"/>
          </w:tcPr>
          <w:p w14:paraId="54D40B28" w14:textId="77777777" w:rsidR="00241B47" w:rsidRPr="00241B47" w:rsidRDefault="00241B47" w:rsidP="00241B47">
            <w:r w:rsidRPr="00241B47">
              <w:t>None</w:t>
            </w:r>
          </w:p>
        </w:tc>
      </w:tr>
      <w:tr w:rsidR="00241B47" w:rsidRPr="00241B47" w14:paraId="7FA2620E" w14:textId="77777777" w:rsidTr="009E4641">
        <w:tc>
          <w:tcPr>
            <w:tcW w:w="1980" w:type="dxa"/>
          </w:tcPr>
          <w:p w14:paraId="1CB29A3E" w14:textId="77777777" w:rsidR="00241B47" w:rsidRPr="00241B47" w:rsidRDefault="00241B47" w:rsidP="00241B47">
            <w:r w:rsidRPr="00241B47">
              <w:t>Priority:</w:t>
            </w:r>
          </w:p>
        </w:tc>
        <w:tc>
          <w:tcPr>
            <w:tcW w:w="6316" w:type="dxa"/>
          </w:tcPr>
          <w:p w14:paraId="0AD3EFC7" w14:textId="77777777" w:rsidR="00241B47" w:rsidRPr="00241B47" w:rsidRDefault="00241B47" w:rsidP="00241B47">
            <w:r w:rsidRPr="00241B47">
              <w:t>High</w:t>
            </w:r>
          </w:p>
        </w:tc>
      </w:tr>
      <w:tr w:rsidR="00241B47" w:rsidRPr="00241B47" w14:paraId="290E7855" w14:textId="77777777" w:rsidTr="009E4641">
        <w:tc>
          <w:tcPr>
            <w:tcW w:w="1980" w:type="dxa"/>
          </w:tcPr>
          <w:p w14:paraId="1398BF34" w14:textId="77777777" w:rsidR="00241B47" w:rsidRPr="00241B47" w:rsidRDefault="00241B47" w:rsidP="00241B47">
            <w:r w:rsidRPr="00241B47">
              <w:t>Frequency of Use:</w:t>
            </w:r>
          </w:p>
        </w:tc>
        <w:tc>
          <w:tcPr>
            <w:tcW w:w="6316" w:type="dxa"/>
          </w:tcPr>
          <w:p w14:paraId="65EBFB24" w14:textId="77777777" w:rsidR="00241B47" w:rsidRPr="00241B47" w:rsidRDefault="00241B47" w:rsidP="00241B47">
            <w:r w:rsidRPr="00241B47">
              <w:t>Approximately 500 users, average of one usage per day</w:t>
            </w:r>
          </w:p>
        </w:tc>
      </w:tr>
      <w:tr w:rsidR="00241B47" w:rsidRPr="00241B47" w14:paraId="1AE609AB" w14:textId="77777777" w:rsidTr="009E4641">
        <w:tc>
          <w:tcPr>
            <w:tcW w:w="1980" w:type="dxa"/>
          </w:tcPr>
          <w:p w14:paraId="478A88D8" w14:textId="77777777" w:rsidR="00241B47" w:rsidRPr="00241B47" w:rsidRDefault="00241B47" w:rsidP="00241B47">
            <w:r w:rsidRPr="00241B47">
              <w:t>Special Requirements:</w:t>
            </w:r>
          </w:p>
        </w:tc>
        <w:tc>
          <w:tcPr>
            <w:tcW w:w="6316" w:type="dxa"/>
          </w:tcPr>
          <w:p w14:paraId="28B09F8F" w14:textId="2FD17F5D" w:rsidR="00241B47" w:rsidRPr="00241B47" w:rsidRDefault="00BE271D" w:rsidP="00241B47">
            <w:r w:rsidRPr="00241B47">
              <w:t xml:space="preserve">1. </w:t>
            </w:r>
            <w:r w:rsidR="000A799F">
              <w:t>Seller</w:t>
            </w:r>
            <w:r w:rsidRPr="00241B47">
              <w:t xml:space="preserve"> shall be able to view all </w:t>
            </w:r>
            <w:r w:rsidR="00DF7D80">
              <w:t>orders</w:t>
            </w:r>
            <w:r w:rsidRPr="00241B47">
              <w:t xml:space="preserve"> in </w:t>
            </w:r>
            <w:r w:rsidR="00993064">
              <w:t>the orders</w:t>
            </w:r>
            <w:r w:rsidRPr="00241B47">
              <w:t xml:space="preserve"> list.</w:t>
            </w:r>
          </w:p>
        </w:tc>
      </w:tr>
      <w:tr w:rsidR="00241B47" w:rsidRPr="00241B47" w14:paraId="401E8E81" w14:textId="77777777" w:rsidTr="009E4641">
        <w:tc>
          <w:tcPr>
            <w:tcW w:w="1980" w:type="dxa"/>
          </w:tcPr>
          <w:p w14:paraId="060D9B00" w14:textId="77777777" w:rsidR="00241B47" w:rsidRPr="00241B47" w:rsidRDefault="00241B47" w:rsidP="00241B47">
            <w:r w:rsidRPr="00241B47">
              <w:t>Assumptions:</w:t>
            </w:r>
          </w:p>
        </w:tc>
        <w:tc>
          <w:tcPr>
            <w:tcW w:w="6316" w:type="dxa"/>
          </w:tcPr>
          <w:p w14:paraId="52FFF31D" w14:textId="79FA7EC7" w:rsidR="00241B47" w:rsidRPr="00241B47" w:rsidRDefault="00CF2633" w:rsidP="00241B47">
            <w:bookmarkStart w:id="97" w:name="OLE_LINK34"/>
            <w:r w:rsidRPr="00241B47">
              <w:t xml:space="preserve">1. Assume that the </w:t>
            </w:r>
            <w:r w:rsidR="001D6692">
              <w:t>single</w:t>
            </w:r>
            <w:r w:rsidRPr="00241B47">
              <w:t xml:space="preserve"> chat content </w:t>
            </w:r>
            <w:r w:rsidR="00237C79">
              <w:t xml:space="preserve">in </w:t>
            </w:r>
            <w:r w:rsidR="00237C79" w:rsidRPr="00241B47">
              <w:t xml:space="preserve">two-way communication </w:t>
            </w:r>
            <w:r w:rsidRPr="00241B47">
              <w:t>cannot exceed 500 MB (source: survey of similar software).</w:t>
            </w:r>
            <w:bookmarkEnd w:id="97"/>
          </w:p>
        </w:tc>
      </w:tr>
      <w:tr w:rsidR="00241B47" w:rsidRPr="00241B47" w14:paraId="11C8F3BC" w14:textId="77777777" w:rsidTr="009E4641">
        <w:tc>
          <w:tcPr>
            <w:tcW w:w="1980" w:type="dxa"/>
          </w:tcPr>
          <w:p w14:paraId="6F4DC513" w14:textId="77777777" w:rsidR="00241B47" w:rsidRPr="00241B47" w:rsidRDefault="00241B47" w:rsidP="00241B47">
            <w:r w:rsidRPr="00241B47">
              <w:rPr>
                <w:rFonts w:hint="eastAsia"/>
              </w:rPr>
              <w:t>Note</w:t>
            </w:r>
            <w:r w:rsidRPr="00241B47">
              <w:t>s and Issues:</w:t>
            </w:r>
          </w:p>
        </w:tc>
        <w:tc>
          <w:tcPr>
            <w:tcW w:w="6316" w:type="dxa"/>
          </w:tcPr>
          <w:p w14:paraId="158E5E6B" w14:textId="77777777" w:rsidR="00241B47" w:rsidRPr="00241B47" w:rsidRDefault="00241B47" w:rsidP="00241B47">
            <w:r w:rsidRPr="00241B47">
              <w:t xml:space="preserve">None </w:t>
            </w:r>
          </w:p>
        </w:tc>
      </w:tr>
    </w:tbl>
    <w:p w14:paraId="653B2400" w14:textId="70D31DCD" w:rsidR="0057050E" w:rsidRDefault="0057050E" w:rsidP="00241B47"/>
    <w:p w14:paraId="48BC09DC" w14:textId="4EAD8384" w:rsidR="00241B47" w:rsidRDefault="00241B47" w:rsidP="00994BA0">
      <w:pPr>
        <w:widowControl/>
        <w:jc w:val="left"/>
      </w:pPr>
    </w:p>
    <w:p w14:paraId="719B46A7" w14:textId="4C3DB45C" w:rsidR="002F2E5A" w:rsidRDefault="0086170F" w:rsidP="00994BA0">
      <w:pPr>
        <w:widowControl/>
        <w:jc w:val="left"/>
      </w:pPr>
      <w:r>
        <w:rPr>
          <w:noProof/>
        </w:rPr>
        <w:lastRenderedPageBreak/>
        <w:drawing>
          <wp:inline distT="0" distB="0" distL="0" distR="0" wp14:anchorId="763D00D0" wp14:editId="3CA2AAF3">
            <wp:extent cx="5274310" cy="4493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5274310" cy="4493260"/>
                    </a:xfrm>
                    <a:prstGeom prst="rect">
                      <a:avLst/>
                    </a:prstGeom>
                  </pic:spPr>
                </pic:pic>
              </a:graphicData>
            </a:graphic>
          </wp:inline>
        </w:drawing>
      </w:r>
    </w:p>
    <w:p w14:paraId="25EF3619" w14:textId="0BE83B2C" w:rsidR="00485640" w:rsidRPr="00BC1D38" w:rsidRDefault="00485640" w:rsidP="00485640">
      <w:pPr>
        <w:jc w:val="center"/>
        <w:rPr>
          <w:sz w:val="18"/>
          <w:szCs w:val="18"/>
        </w:rPr>
      </w:pPr>
      <w:r w:rsidRPr="00BC1D38">
        <w:rPr>
          <w:sz w:val="18"/>
          <w:szCs w:val="18"/>
        </w:rPr>
        <w:t xml:space="preserve">Figure </w:t>
      </w:r>
      <w:r w:rsidR="003045CA">
        <w:rPr>
          <w:sz w:val="18"/>
          <w:szCs w:val="18"/>
        </w:rPr>
        <w:t>2</w:t>
      </w:r>
      <w:r w:rsidRPr="00BC1D38">
        <w:rPr>
          <w:sz w:val="18"/>
          <w:szCs w:val="18"/>
        </w:rPr>
        <w:t xml:space="preserve">: </w:t>
      </w:r>
      <w:r w:rsidR="00330068">
        <w:rPr>
          <w:sz w:val="18"/>
          <w:szCs w:val="18"/>
        </w:rPr>
        <w:t xml:space="preserve">Use case </w:t>
      </w:r>
      <w:r w:rsidR="00BE2710">
        <w:rPr>
          <w:sz w:val="18"/>
          <w:szCs w:val="18"/>
        </w:rPr>
        <w:t xml:space="preserve">diagram </w:t>
      </w:r>
      <w:r w:rsidR="00330068">
        <w:rPr>
          <w:sz w:val="18"/>
          <w:szCs w:val="18"/>
        </w:rPr>
        <w:t xml:space="preserve">of </w:t>
      </w:r>
      <w:r w:rsidR="00A651ED">
        <w:rPr>
          <w:sz w:val="18"/>
          <w:szCs w:val="18"/>
        </w:rPr>
        <w:t xml:space="preserve">the </w:t>
      </w:r>
      <w:r w:rsidR="00B35EDF">
        <w:rPr>
          <w:sz w:val="18"/>
          <w:szCs w:val="18"/>
        </w:rPr>
        <w:t xml:space="preserve">Oversea Education Service </w:t>
      </w:r>
      <w:r w:rsidR="0025051A">
        <w:rPr>
          <w:sz w:val="18"/>
          <w:szCs w:val="18"/>
        </w:rPr>
        <w:t>Webpage</w:t>
      </w:r>
    </w:p>
    <w:p w14:paraId="35746E05" w14:textId="0A86A6C5" w:rsidR="002F2E5A" w:rsidRDefault="002F2E5A" w:rsidP="00994BA0">
      <w:pPr>
        <w:widowControl/>
        <w:jc w:val="left"/>
      </w:pPr>
    </w:p>
    <w:p w14:paraId="76FAD17B" w14:textId="07774373" w:rsidR="001B115D" w:rsidRDefault="001B115D" w:rsidP="001B115D">
      <w:r>
        <w:t>To make trading in this e-commerce web page effectively and make the defined function feasible, all the data should be fetched and stored in a trust-worthy database. Thus, in this project, the database is planned to be architected by MySQL. Here follows the design principles.</w:t>
      </w:r>
    </w:p>
    <w:p w14:paraId="05635099" w14:textId="77777777" w:rsidR="00977B89" w:rsidRDefault="00977B89" w:rsidP="001B115D"/>
    <w:p w14:paraId="0F434A48" w14:textId="77777777" w:rsidR="001B115D" w:rsidRDefault="001B115D" w:rsidP="001B115D">
      <w:r>
        <w:t>There are totally six tables in this database, say, Admin, User, Service, Order, Post Message and Chat. For ‘</w:t>
      </w:r>
      <w:r w:rsidRPr="004C592D">
        <w:rPr>
          <w:b/>
          <w:bCs/>
          <w:i/>
          <w:iCs/>
        </w:rPr>
        <w:t>Admin</w:t>
      </w:r>
      <w:r>
        <w:t>’, they have the highest authority for the database. For example, they could delete any records in the table ‘Post Message’, and they can modify the status attribute ‘</w:t>
      </w:r>
      <w:proofErr w:type="spellStart"/>
      <w:r>
        <w:t>is_seller</w:t>
      </w:r>
      <w:proofErr w:type="spellEnd"/>
      <w:r>
        <w:t>’ in the table ‘User’. For ‘</w:t>
      </w:r>
      <w:r w:rsidRPr="004C592D">
        <w:rPr>
          <w:b/>
          <w:bCs/>
          <w:i/>
          <w:iCs/>
        </w:rPr>
        <w:t>User</w:t>
      </w:r>
      <w:r w:rsidRPr="004C592D">
        <w:t>’</w:t>
      </w:r>
      <w:r>
        <w:t xml:space="preserve">, it maintains basic information of the user. They have dual identities, </w:t>
      </w:r>
      <w:proofErr w:type="gramStart"/>
      <w:r>
        <w:t>seller</w:t>
      </w:r>
      <w:proofErr w:type="gramEnd"/>
      <w:r>
        <w:t xml:space="preserve"> and buyer, which should be defined by the Admin. However, these two identities should be exclusive (i.e., each user could have one identity only). Other tables are associated with ‘User’ and keep the attribute ‘</w:t>
      </w:r>
      <w:proofErr w:type="spellStart"/>
      <w:r>
        <w:t>user_id</w:t>
      </w:r>
      <w:proofErr w:type="spellEnd"/>
      <w:r>
        <w:t xml:space="preserve">’ as the foreign key. Therefore, it is possible for indexing records via the SQL instructions like select * from service where </w:t>
      </w:r>
      <w:proofErr w:type="spellStart"/>
      <w:r>
        <w:t>user_id</w:t>
      </w:r>
      <w:proofErr w:type="spellEnd"/>
      <w:r>
        <w:t xml:space="preserve"> =’ab328ahvah’. For ‘</w:t>
      </w:r>
      <w:r w:rsidRPr="007223B0">
        <w:rPr>
          <w:b/>
          <w:bCs/>
          <w:i/>
          <w:iCs/>
        </w:rPr>
        <w:t>Chat</w:t>
      </w:r>
      <w:r>
        <w:t>’, it stores every communication record between different users, which can be accessed by ‘</w:t>
      </w:r>
      <w:proofErr w:type="spellStart"/>
      <w:r>
        <w:t>from_user_id</w:t>
      </w:r>
      <w:proofErr w:type="spellEnd"/>
      <w:r>
        <w:t>’ and ‘</w:t>
      </w:r>
      <w:proofErr w:type="spellStart"/>
      <w:r>
        <w:t>to_user_id</w:t>
      </w:r>
      <w:proofErr w:type="spellEnd"/>
      <w:r>
        <w:t>’. And for ‘</w:t>
      </w:r>
      <w:r w:rsidRPr="00443366">
        <w:rPr>
          <w:b/>
          <w:bCs/>
          <w:i/>
          <w:iCs/>
        </w:rPr>
        <w:t>Post Message</w:t>
      </w:r>
      <w:r>
        <w:t>’, it retains all the post in the message square, where provides more opportunities for users to find the target service. For ‘</w:t>
      </w:r>
      <w:r w:rsidRPr="00443366">
        <w:rPr>
          <w:b/>
          <w:bCs/>
          <w:i/>
          <w:iCs/>
        </w:rPr>
        <w:t>Service</w:t>
      </w:r>
      <w:r>
        <w:t>’, it maintains all the services posted by the seller. To be specific, when users apply filter in the webpage to search for their desired services, records in this table will be grouped by the attribute ‘category’. Last, for ‘</w:t>
      </w:r>
      <w:r w:rsidRPr="00B623B7">
        <w:rPr>
          <w:b/>
          <w:bCs/>
          <w:i/>
          <w:iCs/>
        </w:rPr>
        <w:t>Order</w:t>
      </w:r>
      <w:r>
        <w:t xml:space="preserve">’, it tracks every deal between </w:t>
      </w:r>
      <w:r>
        <w:lastRenderedPageBreak/>
        <w:t>sellers and buyers. In detail, the status will notify the process of the current trading, say, submitted, pending, or completed.</w:t>
      </w:r>
    </w:p>
    <w:p w14:paraId="23856388" w14:textId="77777777" w:rsidR="001B115D" w:rsidRDefault="001B115D" w:rsidP="001B115D"/>
    <w:p w14:paraId="1B52BF63" w14:textId="580BA68A" w:rsidR="001B115D" w:rsidRDefault="001B115D" w:rsidP="001B115D">
      <w:r>
        <w:rPr>
          <w:rFonts w:hint="eastAsia"/>
        </w:rPr>
        <w:t>T</w:t>
      </w:r>
      <w:r>
        <w:t xml:space="preserve">he action and the </w:t>
      </w:r>
      <w:r w:rsidRPr="00B623B7">
        <w:t>multiplicity</w:t>
      </w:r>
      <w:r>
        <w:t xml:space="preserve"> of the database has been specified in the following figure.   Thus, this database is designed with indexing efficiency, and certain issues like </w:t>
      </w:r>
      <w:r w:rsidRPr="009C0DA7">
        <w:t>fan trap and chasm trap</w:t>
      </w:r>
      <w:r>
        <w:t xml:space="preserve"> has been avoided.</w:t>
      </w:r>
    </w:p>
    <w:p w14:paraId="6AB89C52" w14:textId="4751DDF0" w:rsidR="001E3EC2" w:rsidRDefault="001E3EC2" w:rsidP="00994BA0">
      <w:pPr>
        <w:widowControl/>
        <w:jc w:val="left"/>
      </w:pPr>
    </w:p>
    <w:p w14:paraId="2ABC2C76" w14:textId="056C974C" w:rsidR="001E3EC2" w:rsidRDefault="00540222" w:rsidP="00994BA0">
      <w:pPr>
        <w:widowControl/>
        <w:jc w:val="left"/>
      </w:pPr>
      <w:r>
        <w:rPr>
          <w:noProof/>
        </w:rPr>
        <w:drawing>
          <wp:inline distT="0" distB="0" distL="0" distR="0" wp14:anchorId="31F4F29D" wp14:editId="6C42FB25">
            <wp:extent cx="5274310" cy="4147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5274310" cy="4147185"/>
                    </a:xfrm>
                    <a:prstGeom prst="rect">
                      <a:avLst/>
                    </a:prstGeom>
                  </pic:spPr>
                </pic:pic>
              </a:graphicData>
            </a:graphic>
          </wp:inline>
        </w:drawing>
      </w:r>
    </w:p>
    <w:p w14:paraId="3D17581A" w14:textId="3C78FD36" w:rsidR="00C43A02" w:rsidRPr="00BC1D38" w:rsidRDefault="00C43A02" w:rsidP="00C43A02">
      <w:pPr>
        <w:jc w:val="center"/>
        <w:rPr>
          <w:sz w:val="18"/>
          <w:szCs w:val="18"/>
        </w:rPr>
      </w:pPr>
      <w:r w:rsidRPr="00BC1D38">
        <w:rPr>
          <w:sz w:val="18"/>
          <w:szCs w:val="18"/>
        </w:rPr>
        <w:t xml:space="preserve">Figure </w:t>
      </w:r>
      <w:r>
        <w:rPr>
          <w:rFonts w:hint="eastAsia"/>
          <w:sz w:val="18"/>
          <w:szCs w:val="18"/>
        </w:rPr>
        <w:t>3</w:t>
      </w:r>
      <w:r w:rsidRPr="00BC1D38">
        <w:rPr>
          <w:sz w:val="18"/>
          <w:szCs w:val="18"/>
        </w:rPr>
        <w:t xml:space="preserve">: </w:t>
      </w:r>
      <w:r w:rsidR="00E1680B" w:rsidRPr="00E1680B">
        <w:rPr>
          <w:sz w:val="18"/>
          <w:szCs w:val="18"/>
        </w:rPr>
        <w:t>Database entity-relationship diagram</w:t>
      </w:r>
    </w:p>
    <w:p w14:paraId="5317F7CA" w14:textId="77777777" w:rsidR="0086170F" w:rsidRDefault="0086170F" w:rsidP="00994BA0">
      <w:pPr>
        <w:widowControl/>
        <w:jc w:val="left"/>
      </w:pPr>
    </w:p>
    <w:p w14:paraId="674B01A4" w14:textId="438ACBB1" w:rsidR="00540222" w:rsidRDefault="00540222" w:rsidP="00994BA0">
      <w:pPr>
        <w:widowControl/>
        <w:jc w:val="left"/>
      </w:pPr>
    </w:p>
    <w:p w14:paraId="3EB51A58" w14:textId="77777777" w:rsidR="00540222" w:rsidRPr="006E3578" w:rsidRDefault="00540222" w:rsidP="00994BA0">
      <w:pPr>
        <w:widowControl/>
        <w:jc w:val="left"/>
      </w:pPr>
    </w:p>
    <w:p w14:paraId="1061FA90" w14:textId="2E264B4B" w:rsidR="00360A35" w:rsidRDefault="00D52E77" w:rsidP="00C114DD">
      <w:pPr>
        <w:pStyle w:val="a3"/>
        <w:numPr>
          <w:ilvl w:val="1"/>
          <w:numId w:val="25"/>
        </w:numPr>
        <w:ind w:firstLineChars="0"/>
        <w:rPr>
          <w:b/>
          <w:bCs/>
          <w:i/>
          <w:iCs/>
        </w:rPr>
      </w:pPr>
      <w:r w:rsidRPr="00C114DD">
        <w:rPr>
          <w:b/>
          <w:bCs/>
          <w:i/>
          <w:iCs/>
        </w:rPr>
        <w:t>UI/UX Requirements</w:t>
      </w:r>
    </w:p>
    <w:p w14:paraId="0E233545" w14:textId="77777777" w:rsidR="00FD6057" w:rsidRPr="00FD6057" w:rsidRDefault="00FD6057" w:rsidP="00FD6057">
      <w:pPr>
        <w:rPr>
          <w:b/>
          <w:bCs/>
          <w:i/>
          <w:iCs/>
        </w:rPr>
      </w:pPr>
    </w:p>
    <w:p w14:paraId="1BAF9A4A" w14:textId="217DC50D" w:rsidR="00BC02BA" w:rsidRDefault="00BC02BA" w:rsidP="00C114DD">
      <w:pPr>
        <w:pStyle w:val="a3"/>
        <w:numPr>
          <w:ilvl w:val="2"/>
          <w:numId w:val="25"/>
        </w:numPr>
        <w:ind w:firstLineChars="0"/>
        <w:rPr>
          <w:b/>
          <w:bCs/>
          <w:i/>
          <w:iCs/>
        </w:rPr>
      </w:pPr>
      <w:r>
        <w:rPr>
          <w:rFonts w:hint="eastAsia"/>
          <w:b/>
          <w:bCs/>
          <w:i/>
          <w:iCs/>
        </w:rPr>
        <w:t>U</w:t>
      </w:r>
      <w:r>
        <w:rPr>
          <w:b/>
          <w:bCs/>
          <w:i/>
          <w:iCs/>
        </w:rPr>
        <w:t>I Design</w:t>
      </w:r>
    </w:p>
    <w:p w14:paraId="10D3788C" w14:textId="09B67AC8" w:rsidR="0057050E" w:rsidRPr="005E392E" w:rsidRDefault="005E392E" w:rsidP="00D52E77">
      <w:r>
        <w:rPr>
          <w:rFonts w:hint="eastAsia"/>
        </w:rPr>
        <w:t>As</w:t>
      </w:r>
      <w:r>
        <w:t xml:space="preserve"> </w:t>
      </w:r>
      <w:r w:rsidR="00275807">
        <w:t xml:space="preserve">shown in Figure </w:t>
      </w:r>
      <w:r w:rsidR="0075209E">
        <w:rPr>
          <w:rFonts w:hint="eastAsia"/>
        </w:rPr>
        <w:t>4</w:t>
      </w:r>
      <w:r w:rsidR="00275807">
        <w:t xml:space="preserve">, </w:t>
      </w:r>
      <w:r w:rsidR="004B4C05">
        <w:t xml:space="preserve">there are two roles in this project: seller and buyer. They share some of the pages: Login/Logout, Message, Order, Search and User. </w:t>
      </w:r>
      <w:r w:rsidR="00B638F8">
        <w:t>Most part of these pages are similar. The buyer has the extra pages for shopping cart. After login, user can press the button under user to switch to the seller mode.</w:t>
      </w:r>
      <w:r w:rsidR="0095490B">
        <w:t xml:space="preserve"> Both of seller and buyer can publish </w:t>
      </w:r>
      <w:r w:rsidR="0057050E">
        <w:t>a</w:t>
      </w:r>
      <w:r w:rsidR="0095490B">
        <w:t xml:space="preserve"> service or request.</w:t>
      </w:r>
    </w:p>
    <w:p w14:paraId="7DAF8B97" w14:textId="77777777" w:rsidR="00275807" w:rsidRDefault="005E392E" w:rsidP="004F69A0">
      <w:pPr>
        <w:jc w:val="center"/>
      </w:pPr>
      <w:r w:rsidRPr="004F69A0">
        <w:rPr>
          <w:noProof/>
        </w:rPr>
        <w:lastRenderedPageBreak/>
        <w:drawing>
          <wp:inline distT="0" distB="0" distL="0" distR="0" wp14:anchorId="3903754E" wp14:editId="70BC7D16">
            <wp:extent cx="5223053" cy="518884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60" t="4556" r="3191" b="2941"/>
                    <a:stretch/>
                  </pic:blipFill>
                  <pic:spPr bwMode="auto">
                    <a:xfrm>
                      <a:off x="0" y="0"/>
                      <a:ext cx="5229997" cy="5195746"/>
                    </a:xfrm>
                    <a:prstGeom prst="rect">
                      <a:avLst/>
                    </a:prstGeom>
                    <a:noFill/>
                    <a:ln>
                      <a:noFill/>
                    </a:ln>
                    <a:extLst>
                      <a:ext uri="{53640926-AAD7-44D8-BBD7-CCE9431645EC}">
                        <a14:shadowObscured xmlns:a14="http://schemas.microsoft.com/office/drawing/2010/main"/>
                      </a:ext>
                    </a:extLst>
                  </pic:spPr>
                </pic:pic>
              </a:graphicData>
            </a:graphic>
          </wp:inline>
        </w:drawing>
      </w:r>
    </w:p>
    <w:p w14:paraId="47F521DD" w14:textId="58EDF043" w:rsidR="009C079A" w:rsidRPr="00BC1D38" w:rsidRDefault="009C079A" w:rsidP="009C079A">
      <w:pPr>
        <w:jc w:val="center"/>
        <w:rPr>
          <w:sz w:val="18"/>
          <w:szCs w:val="18"/>
        </w:rPr>
      </w:pPr>
      <w:r w:rsidRPr="00BC1D38">
        <w:rPr>
          <w:sz w:val="18"/>
          <w:szCs w:val="18"/>
        </w:rPr>
        <w:t xml:space="preserve">Figure </w:t>
      </w:r>
      <w:r w:rsidR="00633D64">
        <w:rPr>
          <w:rFonts w:hint="eastAsia"/>
          <w:sz w:val="18"/>
          <w:szCs w:val="18"/>
        </w:rPr>
        <w:t>4</w:t>
      </w:r>
      <w:r w:rsidRPr="00BC1D38">
        <w:rPr>
          <w:sz w:val="18"/>
          <w:szCs w:val="18"/>
        </w:rPr>
        <w:t xml:space="preserve">: </w:t>
      </w:r>
      <w:r w:rsidR="008634BB">
        <w:rPr>
          <w:sz w:val="18"/>
          <w:szCs w:val="18"/>
        </w:rPr>
        <w:t>Sitemap of UI Design</w:t>
      </w:r>
    </w:p>
    <w:p w14:paraId="38CB08BC" w14:textId="3ACDD3C4" w:rsidR="004D381E" w:rsidRDefault="004D381E" w:rsidP="00745937">
      <w:pPr>
        <w:pStyle w:val="ab"/>
      </w:pPr>
    </w:p>
    <w:p w14:paraId="0EBC4C93" w14:textId="77777777" w:rsidR="004D381E" w:rsidRDefault="004D381E">
      <w:pPr>
        <w:widowControl/>
        <w:jc w:val="left"/>
        <w:rPr>
          <w:rFonts w:asciiTheme="majorHAnsi" w:eastAsia="黑体" w:hAnsiTheme="majorHAnsi" w:cstheme="majorBidi"/>
          <w:sz w:val="20"/>
          <w:szCs w:val="20"/>
        </w:rPr>
      </w:pPr>
      <w:r>
        <w:br w:type="page"/>
      </w:r>
    </w:p>
    <w:p w14:paraId="2E13EA21" w14:textId="2C2E8B68" w:rsidR="004D381E" w:rsidRDefault="004D381E" w:rsidP="00A42FBF">
      <w:pPr>
        <w:pStyle w:val="1"/>
      </w:pPr>
      <w:r w:rsidRPr="0013252A">
        <w:rPr>
          <w:rFonts w:hint="eastAsia"/>
        </w:rPr>
        <w:lastRenderedPageBreak/>
        <w:t>H</w:t>
      </w:r>
      <w:r w:rsidRPr="0013252A">
        <w:t>omepage</w:t>
      </w:r>
    </w:p>
    <w:p w14:paraId="10A6D8F8" w14:textId="45FA3B5F" w:rsidR="005072DB" w:rsidRPr="004D381E" w:rsidRDefault="005072DB" w:rsidP="00A42FBF">
      <w:pPr>
        <w:pStyle w:val="1"/>
        <w:numPr>
          <w:ilvl w:val="0"/>
          <w:numId w:val="0"/>
        </w:numPr>
        <w:ind w:left="284"/>
      </w:pPr>
      <w:r>
        <w:t xml:space="preserve">Aimed at </w:t>
      </w:r>
      <w:r w:rsidR="00210613">
        <w:t>giving the user a first impression on the content of the ecommerce website. It contains a top navigation bar with a search box and buttons for Messages</w:t>
      </w:r>
      <w:r w:rsidR="00E7581E">
        <w:t>, Cart, Orders and User.</w:t>
      </w:r>
      <w:r w:rsidR="005C07CF">
        <w:t xml:space="preserve"> </w:t>
      </w:r>
      <w:r w:rsidR="006F3F50">
        <w:t xml:space="preserve">Besides, it displays the slogan and advertising message of the </w:t>
      </w:r>
      <w:r w:rsidR="00215519">
        <w:t>project.</w:t>
      </w:r>
    </w:p>
    <w:p w14:paraId="6329A0B8" w14:textId="0019D37A" w:rsidR="008130AD" w:rsidRPr="00D9483D" w:rsidRDefault="008130AD" w:rsidP="00D9483D">
      <w:pPr>
        <w:pStyle w:val="a3"/>
        <w:ind w:firstLineChars="0" w:firstLine="0"/>
        <w:rPr>
          <w:u w:val="single"/>
        </w:rPr>
      </w:pPr>
      <w:r>
        <w:rPr>
          <w:noProof/>
        </w:rPr>
        <w:drawing>
          <wp:inline distT="0" distB="0" distL="0" distR="0" wp14:anchorId="79D2A2F1" wp14:editId="042915DE">
            <wp:extent cx="5274310" cy="7238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238365"/>
                    </a:xfrm>
                    <a:prstGeom prst="rect">
                      <a:avLst/>
                    </a:prstGeom>
                    <a:noFill/>
                    <a:ln>
                      <a:noFill/>
                    </a:ln>
                  </pic:spPr>
                </pic:pic>
              </a:graphicData>
            </a:graphic>
          </wp:inline>
        </w:drawing>
      </w:r>
    </w:p>
    <w:p w14:paraId="5774F4DE" w14:textId="3DE6C4C5" w:rsidR="00C77FEA" w:rsidRDefault="00C77FEA">
      <w:pPr>
        <w:widowControl/>
        <w:jc w:val="left"/>
        <w:rPr>
          <w:rFonts w:asciiTheme="majorHAnsi" w:eastAsia="黑体" w:hAnsiTheme="majorHAnsi" w:cstheme="majorBidi"/>
          <w:sz w:val="22"/>
        </w:rPr>
      </w:pPr>
      <w:r>
        <w:br w:type="page"/>
      </w:r>
    </w:p>
    <w:p w14:paraId="59178DA2" w14:textId="70E40684" w:rsidR="00C77FEA" w:rsidRDefault="00C77FEA" w:rsidP="00A42FBF">
      <w:pPr>
        <w:pStyle w:val="1"/>
      </w:pPr>
      <w:r>
        <w:rPr>
          <w:rFonts w:hint="eastAsia"/>
        </w:rPr>
        <w:lastRenderedPageBreak/>
        <w:t>S</w:t>
      </w:r>
      <w:r>
        <w:t>ign up and sign in</w:t>
      </w:r>
    </w:p>
    <w:p w14:paraId="3B34CA3D" w14:textId="77777777" w:rsidR="00C77FEA" w:rsidRDefault="00D9483D" w:rsidP="00D9483D">
      <w:pPr>
        <w:pStyle w:val="a3"/>
        <w:ind w:firstLineChars="0" w:firstLine="0"/>
        <w:rPr>
          <w:i/>
          <w:iCs/>
          <w:u w:val="single"/>
        </w:rPr>
      </w:pPr>
      <w:r>
        <w:rPr>
          <w:noProof/>
        </w:rPr>
        <w:drawing>
          <wp:inline distT="0" distB="0" distL="0" distR="0" wp14:anchorId="0CB3A54C" wp14:editId="471B3FD0">
            <wp:extent cx="5274310" cy="29648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r>
        <w:rPr>
          <w:noProof/>
        </w:rPr>
        <w:drawing>
          <wp:inline distT="0" distB="0" distL="0" distR="0" wp14:anchorId="62D91E1D" wp14:editId="6033F716">
            <wp:extent cx="5274310" cy="29648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6204E9A7" w14:textId="77777777" w:rsidR="00C77FEA" w:rsidRPr="00C77FEA" w:rsidRDefault="00C77FEA">
      <w:pPr>
        <w:widowControl/>
        <w:jc w:val="left"/>
      </w:pPr>
      <w:r w:rsidRPr="00C77FEA">
        <w:br w:type="page"/>
      </w:r>
    </w:p>
    <w:p w14:paraId="05E5882D" w14:textId="5E9EEE0A" w:rsidR="00C77FEA" w:rsidRDefault="00863C10" w:rsidP="00A42FBF">
      <w:pPr>
        <w:pStyle w:val="1"/>
      </w:pPr>
      <w:r>
        <w:rPr>
          <w:rFonts w:hint="eastAsia"/>
        </w:rPr>
        <w:lastRenderedPageBreak/>
        <w:t>S</w:t>
      </w:r>
      <w:r>
        <w:t>earch Page</w:t>
      </w:r>
    </w:p>
    <w:p w14:paraId="121ECBBB" w14:textId="752DBA43" w:rsidR="00863C10" w:rsidRDefault="00863C10" w:rsidP="00A42FBF">
      <w:pPr>
        <w:pStyle w:val="1"/>
        <w:numPr>
          <w:ilvl w:val="0"/>
          <w:numId w:val="0"/>
        </w:numPr>
        <w:ind w:left="284"/>
      </w:pPr>
      <w:r>
        <w:rPr>
          <w:rFonts w:hint="eastAsia"/>
        </w:rPr>
        <w:t>U</w:t>
      </w:r>
      <w:r>
        <w:t>ser can search the services or requirements with the search box on top bar at any page. The result of searching can be selected by four types</w:t>
      </w:r>
      <w:r w:rsidR="00C54C9C">
        <w:t xml:space="preserve"> of filters and sort by relevance or time.</w:t>
      </w:r>
      <w:r w:rsidR="003F2012">
        <w:t xml:space="preserve"> On each card, user can view the name, rating, </w:t>
      </w:r>
      <w:r w:rsidR="00723151">
        <w:t>price,</w:t>
      </w:r>
      <w:r w:rsidR="003F2012">
        <w:t xml:space="preserve"> and introduction of each tutor</w:t>
      </w:r>
      <w:r w:rsidR="00AA4978">
        <w:t>’s services</w:t>
      </w:r>
      <w:r w:rsidR="003F2012">
        <w:t>.</w:t>
      </w:r>
    </w:p>
    <w:p w14:paraId="33C3308F" w14:textId="77777777" w:rsidR="00C9042E" w:rsidRDefault="00D9483D" w:rsidP="00C77FEA">
      <w:pPr>
        <w:jc w:val="center"/>
        <w:rPr>
          <w:i/>
          <w:iCs/>
          <w:u w:val="single"/>
        </w:rPr>
      </w:pPr>
      <w:r w:rsidRPr="00C77FEA">
        <w:rPr>
          <w:noProof/>
        </w:rPr>
        <w:drawing>
          <wp:inline distT="0" distB="0" distL="0" distR="0" wp14:anchorId="3E651FA5" wp14:editId="0E424DB1">
            <wp:extent cx="5077523" cy="7618730"/>
            <wp:effectExtent l="0" t="0" r="889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8315" cy="7619918"/>
                    </a:xfrm>
                    <a:prstGeom prst="rect">
                      <a:avLst/>
                    </a:prstGeom>
                    <a:noFill/>
                    <a:ln>
                      <a:noFill/>
                    </a:ln>
                  </pic:spPr>
                </pic:pic>
              </a:graphicData>
            </a:graphic>
          </wp:inline>
        </w:drawing>
      </w:r>
    </w:p>
    <w:p w14:paraId="2880BBAC" w14:textId="5D66168B" w:rsidR="00C9042E" w:rsidRDefault="00C9042E" w:rsidP="00A42FBF">
      <w:pPr>
        <w:pStyle w:val="1"/>
      </w:pPr>
      <w:r>
        <w:rPr>
          <w:rFonts w:hint="eastAsia"/>
        </w:rPr>
        <w:lastRenderedPageBreak/>
        <w:t>O</w:t>
      </w:r>
      <w:r>
        <w:t>rders Page</w:t>
      </w:r>
    </w:p>
    <w:p w14:paraId="163B5223" w14:textId="7E3A98FC" w:rsidR="00C9042E" w:rsidRDefault="00D9483D" w:rsidP="00C77FEA">
      <w:pPr>
        <w:jc w:val="center"/>
        <w:rPr>
          <w:i/>
          <w:iCs/>
          <w:u w:val="single"/>
        </w:rPr>
      </w:pPr>
      <w:r>
        <w:rPr>
          <w:noProof/>
        </w:rPr>
        <w:drawing>
          <wp:inline distT="0" distB="0" distL="0" distR="0" wp14:anchorId="487BC001" wp14:editId="6D54A5A8">
            <wp:extent cx="5274310" cy="29648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290BED97" w14:textId="77777777" w:rsidR="001F3E15" w:rsidRDefault="001F3E15" w:rsidP="001F3E15">
      <w:pPr>
        <w:rPr>
          <w:i/>
          <w:iCs/>
          <w:u w:val="single"/>
        </w:rPr>
      </w:pPr>
    </w:p>
    <w:p w14:paraId="59F59C18" w14:textId="0F807A7B" w:rsidR="00C9042E" w:rsidRDefault="00C9042E" w:rsidP="00A42FBF">
      <w:pPr>
        <w:pStyle w:val="1"/>
      </w:pPr>
      <w:r>
        <w:rPr>
          <w:rFonts w:hint="eastAsia"/>
        </w:rPr>
        <w:t>M</w:t>
      </w:r>
      <w:r>
        <w:t>essages Page</w:t>
      </w:r>
    </w:p>
    <w:p w14:paraId="1EA56E7C" w14:textId="77777777" w:rsidR="00C9042E" w:rsidRDefault="00D9483D" w:rsidP="00C77FEA">
      <w:pPr>
        <w:jc w:val="center"/>
        <w:rPr>
          <w:i/>
          <w:iCs/>
          <w:u w:val="single"/>
        </w:rPr>
      </w:pPr>
      <w:r>
        <w:rPr>
          <w:noProof/>
        </w:rPr>
        <w:drawing>
          <wp:inline distT="0" distB="0" distL="0" distR="0" wp14:anchorId="4E81AFA5" wp14:editId="3905F735">
            <wp:extent cx="5274310" cy="29648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6155492C" w14:textId="1FE51459" w:rsidR="00C9042E" w:rsidRPr="00C9042E" w:rsidRDefault="00C9042E">
      <w:pPr>
        <w:widowControl/>
        <w:jc w:val="left"/>
      </w:pPr>
      <w:r w:rsidRPr="00C9042E">
        <w:br w:type="page"/>
      </w:r>
    </w:p>
    <w:p w14:paraId="324A5B5F" w14:textId="0E7F0357" w:rsidR="00C9042E" w:rsidRDefault="00C9042E" w:rsidP="00A42FBF">
      <w:pPr>
        <w:pStyle w:val="1"/>
      </w:pPr>
      <w:r>
        <w:rPr>
          <w:rFonts w:hint="eastAsia"/>
        </w:rPr>
        <w:lastRenderedPageBreak/>
        <w:t>C</w:t>
      </w:r>
      <w:r>
        <w:t>art</w:t>
      </w:r>
    </w:p>
    <w:p w14:paraId="5FB73DD8" w14:textId="0141E398" w:rsidR="00C9042E" w:rsidRDefault="00D9483D" w:rsidP="00C77FEA">
      <w:pPr>
        <w:jc w:val="center"/>
        <w:rPr>
          <w:i/>
          <w:iCs/>
          <w:u w:val="single"/>
        </w:rPr>
      </w:pPr>
      <w:r>
        <w:rPr>
          <w:noProof/>
        </w:rPr>
        <w:drawing>
          <wp:inline distT="0" distB="0" distL="0" distR="0" wp14:anchorId="7C9D6FDD" wp14:editId="677E90AE">
            <wp:extent cx="5274310" cy="29648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57C5004E" w14:textId="77777777" w:rsidR="00FB2DBA" w:rsidRDefault="00FB2DBA" w:rsidP="00FB2DBA">
      <w:pPr>
        <w:rPr>
          <w:i/>
          <w:iCs/>
          <w:u w:val="single"/>
        </w:rPr>
      </w:pPr>
    </w:p>
    <w:p w14:paraId="23397FD0" w14:textId="70FD42BE" w:rsidR="00C9042E" w:rsidRDefault="00C9042E" w:rsidP="00A42FBF">
      <w:pPr>
        <w:pStyle w:val="1"/>
      </w:pPr>
      <w:r>
        <w:rPr>
          <w:rFonts w:hint="eastAsia"/>
        </w:rPr>
        <w:t>P</w:t>
      </w:r>
      <w:r>
        <w:t>roduct detail</w:t>
      </w:r>
    </w:p>
    <w:p w14:paraId="1A9E1BBC" w14:textId="7C1996BD" w:rsidR="00D9483D" w:rsidRDefault="00D9483D" w:rsidP="00C77FEA">
      <w:pPr>
        <w:jc w:val="center"/>
        <w:rPr>
          <w:i/>
          <w:iCs/>
          <w:u w:val="single"/>
        </w:rPr>
      </w:pPr>
      <w:r>
        <w:rPr>
          <w:noProof/>
        </w:rPr>
        <w:drawing>
          <wp:inline distT="0" distB="0" distL="0" distR="0" wp14:anchorId="3ED95FCE" wp14:editId="6452FB2D">
            <wp:extent cx="5274310" cy="29648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7CB8CD56" w14:textId="58AA6609" w:rsidR="001B5072" w:rsidRDefault="001B5072" w:rsidP="00C77FEA">
      <w:pPr>
        <w:jc w:val="center"/>
        <w:rPr>
          <w:i/>
          <w:iCs/>
          <w:u w:val="single"/>
        </w:rPr>
      </w:pPr>
    </w:p>
    <w:p w14:paraId="1C19429C" w14:textId="77777777" w:rsidR="001B5072" w:rsidRPr="000B4325" w:rsidRDefault="001B5072" w:rsidP="00C77FEA">
      <w:pPr>
        <w:jc w:val="center"/>
        <w:rPr>
          <w:i/>
          <w:iCs/>
          <w:u w:val="single"/>
        </w:rPr>
      </w:pPr>
    </w:p>
    <w:p w14:paraId="514721F4" w14:textId="2F9A7A2B" w:rsidR="00BC02BA" w:rsidRDefault="00BC02BA" w:rsidP="00C114DD">
      <w:pPr>
        <w:pStyle w:val="a3"/>
        <w:numPr>
          <w:ilvl w:val="2"/>
          <w:numId w:val="25"/>
        </w:numPr>
        <w:ind w:firstLineChars="0"/>
        <w:rPr>
          <w:b/>
          <w:bCs/>
          <w:i/>
          <w:iCs/>
        </w:rPr>
      </w:pPr>
      <w:r>
        <w:rPr>
          <w:b/>
          <w:bCs/>
          <w:i/>
          <w:iCs/>
        </w:rPr>
        <w:t>UX Requirements</w:t>
      </w:r>
    </w:p>
    <w:p w14:paraId="5B238154" w14:textId="78616CCA" w:rsidR="00A42FBF" w:rsidRDefault="00A42FBF" w:rsidP="00FA0975">
      <w:pPr>
        <w:pStyle w:val="1"/>
        <w:spacing w:after="0"/>
      </w:pPr>
      <w:r w:rsidRPr="00A42FBF">
        <w:t>Meaningful icons are convenient for users to control the interface</w:t>
      </w:r>
      <w:r w:rsidR="00E575C5">
        <w:t>.</w:t>
      </w:r>
    </w:p>
    <w:p w14:paraId="1DA8EA21" w14:textId="3A7610E9" w:rsidR="00A42FBF" w:rsidRDefault="00A42FBF" w:rsidP="00FA0975">
      <w:pPr>
        <w:pStyle w:val="1"/>
        <w:spacing w:after="0"/>
      </w:pPr>
      <w:r>
        <w:t>Top bar is consistent throughout the website</w:t>
      </w:r>
      <w:r w:rsidR="00E575C5">
        <w:t xml:space="preserve">. </w:t>
      </w:r>
      <w:r w:rsidR="00E575C5">
        <w:rPr>
          <w:rFonts w:hint="eastAsia"/>
        </w:rPr>
        <w:t>User</w:t>
      </w:r>
      <w:r w:rsidR="00E575C5">
        <w:t xml:space="preserve"> can go back to the pages they visited</w:t>
      </w:r>
      <w:r w:rsidR="00942651">
        <w:t xml:space="preserve"> or go to the frequently used page through the top bar</w:t>
      </w:r>
      <w:r w:rsidR="00E575C5">
        <w:t>.</w:t>
      </w:r>
    </w:p>
    <w:p w14:paraId="47235C40" w14:textId="3DE922D3" w:rsidR="00A42FBF" w:rsidRDefault="005D5A26" w:rsidP="00FA0975">
      <w:pPr>
        <w:pStyle w:val="1"/>
        <w:spacing w:after="0"/>
      </w:pPr>
      <w:r>
        <w:rPr>
          <w:rFonts w:hint="eastAsia"/>
        </w:rPr>
        <w:t>T</w:t>
      </w:r>
      <w:r>
        <w:t>he interface is well-structured</w:t>
      </w:r>
      <w:r w:rsidR="00E575C5">
        <w:t xml:space="preserve"> with clear instructions on each page.</w:t>
      </w:r>
    </w:p>
    <w:p w14:paraId="34E0F166" w14:textId="08DE30DC" w:rsidR="00E575C5" w:rsidRPr="00BC02BA" w:rsidRDefault="00E575C5" w:rsidP="00E575C5">
      <w:pPr>
        <w:pStyle w:val="1"/>
        <w:spacing w:after="0"/>
      </w:pPr>
      <w:r>
        <w:rPr>
          <w:rFonts w:hint="eastAsia"/>
        </w:rPr>
        <w:lastRenderedPageBreak/>
        <w:t>T</w:t>
      </w:r>
      <w:r>
        <w:t>he logic flow between different pages is fluent and similar with other ecommerce websites.</w:t>
      </w:r>
    </w:p>
    <w:p w14:paraId="02E5D7AE" w14:textId="0A83C0D7" w:rsidR="00587C70" w:rsidRDefault="00587C70" w:rsidP="00587C70"/>
    <w:p w14:paraId="7B89BAF0" w14:textId="6DD58A49" w:rsidR="00B026C5" w:rsidRDefault="00B026C5" w:rsidP="00587C70"/>
    <w:p w14:paraId="34271186" w14:textId="77777777" w:rsidR="00B026C5" w:rsidRDefault="00B026C5" w:rsidP="00587C70"/>
    <w:p w14:paraId="2BB19973" w14:textId="2F9F0429" w:rsidR="00572AF2" w:rsidRPr="00791626" w:rsidRDefault="00791626" w:rsidP="00791626">
      <w:pPr>
        <w:rPr>
          <w:b/>
          <w:bCs/>
        </w:rPr>
      </w:pPr>
      <w:r>
        <w:rPr>
          <w:rFonts w:hint="eastAsia"/>
          <w:b/>
          <w:bCs/>
        </w:rPr>
        <w:t>3.</w:t>
      </w:r>
      <w:r>
        <w:rPr>
          <w:b/>
          <w:bCs/>
        </w:rPr>
        <w:t xml:space="preserve"> </w:t>
      </w:r>
      <w:r w:rsidR="00587C70" w:rsidRPr="00791626">
        <w:rPr>
          <w:rFonts w:hint="eastAsia"/>
          <w:b/>
          <w:bCs/>
        </w:rPr>
        <w:t>N</w:t>
      </w:r>
      <w:r w:rsidR="00587C70" w:rsidRPr="00791626">
        <w:rPr>
          <w:b/>
          <w:bCs/>
        </w:rPr>
        <w:t>on-functional Requirements</w:t>
      </w:r>
    </w:p>
    <w:p w14:paraId="6B6CC009" w14:textId="77777777" w:rsidR="004B0638" w:rsidRPr="004B0638" w:rsidRDefault="004B0638" w:rsidP="004B0638">
      <w:pPr>
        <w:rPr>
          <w:b/>
          <w:bCs/>
        </w:rPr>
      </w:pPr>
    </w:p>
    <w:p w14:paraId="1513A6CC" w14:textId="01C5BEAB" w:rsidR="00994BA0" w:rsidRPr="00F348B6" w:rsidRDefault="00994BA0" w:rsidP="00F348B6">
      <w:pPr>
        <w:pStyle w:val="a3"/>
        <w:numPr>
          <w:ilvl w:val="1"/>
          <w:numId w:val="19"/>
        </w:numPr>
        <w:ind w:firstLineChars="0"/>
        <w:rPr>
          <w:b/>
          <w:bCs/>
          <w:i/>
          <w:iCs/>
        </w:rPr>
      </w:pPr>
      <w:r w:rsidRPr="00F348B6">
        <w:rPr>
          <w:b/>
          <w:bCs/>
          <w:i/>
          <w:iCs/>
        </w:rPr>
        <w:t>Performance Requirements</w:t>
      </w:r>
    </w:p>
    <w:p w14:paraId="2DF28EA4" w14:textId="3095AD4D" w:rsidR="00994BA0" w:rsidRDefault="00994BA0" w:rsidP="00D54489">
      <w:pPr>
        <w:pStyle w:val="a3"/>
        <w:numPr>
          <w:ilvl w:val="0"/>
          <w:numId w:val="30"/>
        </w:numPr>
        <w:ind w:firstLineChars="0"/>
      </w:pPr>
      <w:r w:rsidRPr="0070394E">
        <w:t xml:space="preserve">The startup time of the </w:t>
      </w:r>
      <w:bookmarkStart w:id="98" w:name="OLE_LINK64"/>
      <w:r w:rsidR="00E91411">
        <w:rPr>
          <w:kern w:val="0"/>
        </w:rPr>
        <w:t>w</w:t>
      </w:r>
      <w:r w:rsidR="00E91411">
        <w:rPr>
          <w:rFonts w:hint="eastAsia"/>
          <w:kern w:val="0"/>
        </w:rPr>
        <w:t xml:space="preserve">ebpage </w:t>
      </w:r>
      <w:bookmarkEnd w:id="98"/>
      <w:r w:rsidRPr="0070394E">
        <w:t xml:space="preserve">shall not exceed 5 seconds, and the operation response time in the </w:t>
      </w:r>
      <w:r w:rsidR="003E11C0">
        <w:rPr>
          <w:kern w:val="0"/>
        </w:rPr>
        <w:t>w</w:t>
      </w:r>
      <w:r w:rsidR="003E11C0">
        <w:rPr>
          <w:rFonts w:hint="eastAsia"/>
          <w:kern w:val="0"/>
        </w:rPr>
        <w:t xml:space="preserve">ebpage </w:t>
      </w:r>
      <w:r w:rsidRPr="0070394E">
        <w:t>shall not exceed 3 seconds. In case of network connection timeout, the prompt of connection timeout shall be given and can be reloaded.</w:t>
      </w:r>
    </w:p>
    <w:p w14:paraId="449F2BE5" w14:textId="2963DB44" w:rsidR="00450BD5" w:rsidRDefault="00450BD5" w:rsidP="00D54489">
      <w:pPr>
        <w:pStyle w:val="a3"/>
        <w:numPr>
          <w:ilvl w:val="0"/>
          <w:numId w:val="30"/>
        </w:numPr>
        <w:ind w:firstLineChars="0"/>
      </w:pPr>
      <w:r w:rsidRPr="00450BD5">
        <w:t>All Web pages generated by the system shall be fully downloadable in no more than 10 seconds over a 40KBps modem connection.</w:t>
      </w:r>
    </w:p>
    <w:p w14:paraId="4D56FBB3" w14:textId="060ECDCF" w:rsidR="00994BA0" w:rsidRDefault="00DD43F1" w:rsidP="0070394E">
      <w:pPr>
        <w:pStyle w:val="a3"/>
        <w:numPr>
          <w:ilvl w:val="0"/>
          <w:numId w:val="30"/>
        </w:numPr>
        <w:ind w:firstLineChars="0"/>
      </w:pPr>
      <w:r w:rsidRPr="0070394E">
        <w:t xml:space="preserve">After the user submits the query to the </w:t>
      </w:r>
      <w:r w:rsidR="003E11C0">
        <w:rPr>
          <w:kern w:val="0"/>
        </w:rPr>
        <w:t>w</w:t>
      </w:r>
      <w:r w:rsidR="003E11C0">
        <w:rPr>
          <w:rFonts w:hint="eastAsia"/>
          <w:kern w:val="0"/>
        </w:rPr>
        <w:t>ebpage</w:t>
      </w:r>
      <w:r w:rsidRPr="0070394E">
        <w:t>, the time for the query result to appear on the screen shall not exceed 7 seconds</w:t>
      </w:r>
      <w:r w:rsidRPr="0070394E">
        <w:rPr>
          <w:rFonts w:hint="eastAsia"/>
        </w:rPr>
        <w:t>.</w:t>
      </w:r>
    </w:p>
    <w:p w14:paraId="2D22EDD1" w14:textId="3EC8BD64" w:rsidR="00DD43F1" w:rsidRDefault="00865A34" w:rsidP="0070394E">
      <w:pPr>
        <w:pStyle w:val="a3"/>
        <w:numPr>
          <w:ilvl w:val="0"/>
          <w:numId w:val="30"/>
        </w:numPr>
        <w:ind w:firstLineChars="0"/>
      </w:pPr>
      <w:r w:rsidRPr="0070394E">
        <w:t xml:space="preserve">During the normal use time of the </w:t>
      </w:r>
      <w:r w:rsidR="003E11C0">
        <w:rPr>
          <w:kern w:val="0"/>
        </w:rPr>
        <w:t>w</w:t>
      </w:r>
      <w:r w:rsidR="003E11C0">
        <w:rPr>
          <w:rFonts w:hint="eastAsia"/>
          <w:kern w:val="0"/>
        </w:rPr>
        <w:t>ebpage</w:t>
      </w:r>
      <w:r w:rsidRPr="0070394E">
        <w:t xml:space="preserve">, the </w:t>
      </w:r>
      <w:r w:rsidR="003E11C0">
        <w:rPr>
          <w:kern w:val="0"/>
        </w:rPr>
        <w:t>w</w:t>
      </w:r>
      <w:r w:rsidR="003E11C0">
        <w:rPr>
          <w:rFonts w:hint="eastAsia"/>
          <w:kern w:val="0"/>
        </w:rPr>
        <w:t xml:space="preserve">ebpage </w:t>
      </w:r>
      <w:r w:rsidRPr="0070394E">
        <w:t xml:space="preserve">shall be able to accommodate </w:t>
      </w:r>
      <w:r>
        <w:t>5</w:t>
      </w:r>
      <w:r w:rsidRPr="0070394E">
        <w:t xml:space="preserve">00 users at the same time; during peak hours, the </w:t>
      </w:r>
      <w:r w:rsidR="003E11C0">
        <w:rPr>
          <w:kern w:val="0"/>
        </w:rPr>
        <w:t>w</w:t>
      </w:r>
      <w:r w:rsidR="003E11C0">
        <w:rPr>
          <w:rFonts w:hint="eastAsia"/>
          <w:kern w:val="0"/>
        </w:rPr>
        <w:t xml:space="preserve">ebpage </w:t>
      </w:r>
      <w:r w:rsidRPr="0070394E">
        <w:t xml:space="preserve">can accommodate </w:t>
      </w:r>
      <w:r>
        <w:t>15</w:t>
      </w:r>
      <w:r w:rsidRPr="0070394E">
        <w:t>00 users at the same time.</w:t>
      </w:r>
    </w:p>
    <w:p w14:paraId="60CB5201" w14:textId="7315E8D8" w:rsidR="00110C18" w:rsidRPr="0070394E" w:rsidRDefault="00110C18" w:rsidP="0070394E">
      <w:pPr>
        <w:pStyle w:val="a3"/>
        <w:numPr>
          <w:ilvl w:val="0"/>
          <w:numId w:val="30"/>
        </w:numPr>
        <w:ind w:firstLineChars="0"/>
      </w:pPr>
      <w:r w:rsidRPr="00110C18">
        <w:t>The system shall display confirmation messages to users within 4 seconds after the user submits information to the system.</w:t>
      </w:r>
    </w:p>
    <w:p w14:paraId="122CA026" w14:textId="59030D35" w:rsidR="00994BA0" w:rsidRDefault="00994BA0" w:rsidP="0070394E"/>
    <w:p w14:paraId="651E91E1" w14:textId="77777777" w:rsidR="004E4679" w:rsidRPr="0070394E" w:rsidRDefault="004E4679" w:rsidP="0070394E"/>
    <w:p w14:paraId="55089FCE" w14:textId="2EB25102" w:rsidR="00994BA0" w:rsidRPr="001E4D93" w:rsidRDefault="001E4D93" w:rsidP="0070394E">
      <w:pPr>
        <w:rPr>
          <w:b/>
          <w:bCs/>
          <w:i/>
          <w:iCs/>
        </w:rPr>
      </w:pPr>
      <w:r w:rsidRPr="001E4D93">
        <w:rPr>
          <w:b/>
          <w:bCs/>
          <w:i/>
          <w:iCs/>
        </w:rPr>
        <w:t xml:space="preserve">3.2 </w:t>
      </w:r>
      <w:r w:rsidR="00994BA0" w:rsidRPr="001E4D93">
        <w:rPr>
          <w:b/>
          <w:bCs/>
          <w:i/>
          <w:iCs/>
        </w:rPr>
        <w:t>Security Requirements</w:t>
      </w:r>
    </w:p>
    <w:p w14:paraId="46E77F0C" w14:textId="60E4E772" w:rsidR="00994BA0" w:rsidRDefault="00994BA0" w:rsidP="00E008AF">
      <w:pPr>
        <w:pStyle w:val="a3"/>
        <w:numPr>
          <w:ilvl w:val="0"/>
          <w:numId w:val="31"/>
        </w:numPr>
        <w:ind w:firstLineChars="0"/>
      </w:pPr>
      <w:r w:rsidRPr="0070394E">
        <w:t>In addition to viewing the product menu</w:t>
      </w:r>
      <w:r w:rsidR="001310C5">
        <w:t xml:space="preserve"> and information square</w:t>
      </w:r>
      <w:r w:rsidRPr="0070394E">
        <w:t>, users can only view the product details, chat, search, purchase</w:t>
      </w:r>
      <w:r w:rsidR="00665428">
        <w:rPr>
          <w:rFonts w:hint="eastAsia"/>
        </w:rPr>
        <w:t>,</w:t>
      </w:r>
      <w:r w:rsidRPr="0070394E">
        <w:t xml:space="preserve"> and other operations after logging in to the user's account.</w:t>
      </w:r>
    </w:p>
    <w:p w14:paraId="3A01C7B3" w14:textId="29C83009" w:rsidR="00994BA0" w:rsidRDefault="00E008AF" w:rsidP="0070394E">
      <w:pPr>
        <w:pStyle w:val="a3"/>
        <w:numPr>
          <w:ilvl w:val="0"/>
          <w:numId w:val="31"/>
        </w:numPr>
        <w:ind w:firstLineChars="0"/>
      </w:pPr>
      <w:r w:rsidRPr="0070394E">
        <w:t>All network transactions that involve financial information or personally identifiable information shall be encrypted</w:t>
      </w:r>
      <w:r w:rsidRPr="0070394E">
        <w:rPr>
          <w:rFonts w:hint="eastAsia"/>
        </w:rPr>
        <w:t>.</w:t>
      </w:r>
    </w:p>
    <w:p w14:paraId="5A25C1FF" w14:textId="3F6B6E86" w:rsidR="00ED7B57" w:rsidRDefault="00ED7B57" w:rsidP="0070394E">
      <w:pPr>
        <w:pStyle w:val="a3"/>
        <w:numPr>
          <w:ilvl w:val="0"/>
          <w:numId w:val="31"/>
        </w:numPr>
        <w:ind w:firstLineChars="0"/>
      </w:pPr>
      <w:bookmarkStart w:id="99" w:name="OLE_LINK35"/>
      <w:bookmarkStart w:id="100" w:name="OLE_LINK37"/>
      <w:r w:rsidRPr="00ED7B57">
        <w:t xml:space="preserve">The </w:t>
      </w:r>
      <w:r w:rsidR="003E11C0">
        <w:rPr>
          <w:kern w:val="0"/>
        </w:rPr>
        <w:t>w</w:t>
      </w:r>
      <w:r w:rsidR="003E11C0">
        <w:rPr>
          <w:rFonts w:hint="eastAsia"/>
          <w:kern w:val="0"/>
        </w:rPr>
        <w:t xml:space="preserve">ebpage </w:t>
      </w:r>
      <w:r w:rsidRPr="00ED7B57">
        <w:t xml:space="preserve">shall permit only </w:t>
      </w:r>
      <w:r w:rsidR="00691C83">
        <w:t>users</w:t>
      </w:r>
      <w:r w:rsidRPr="00ED7B57">
        <w:t xml:space="preserve"> who are on </w:t>
      </w:r>
      <w:bookmarkStart w:id="101" w:name="OLE_LINK40"/>
      <w:r w:rsidRPr="00ED7B57">
        <w:t xml:space="preserve">the list of </w:t>
      </w:r>
      <w:r w:rsidRPr="006328FF">
        <w:t>authorized</w:t>
      </w:r>
      <w:r w:rsidRPr="00ED7B57">
        <w:t xml:space="preserve"> </w:t>
      </w:r>
      <w:r w:rsidR="00B9162C">
        <w:t>Sellers</w:t>
      </w:r>
      <w:bookmarkEnd w:id="101"/>
      <w:r w:rsidR="00B9162C" w:rsidRPr="00ED7B57">
        <w:t xml:space="preserve"> </w:t>
      </w:r>
      <w:r w:rsidRPr="00ED7B57">
        <w:t xml:space="preserve">to create or edit </w:t>
      </w:r>
      <w:r w:rsidR="0083209E">
        <w:t>products</w:t>
      </w:r>
      <w:r w:rsidRPr="00ED7B57">
        <w:t>.</w:t>
      </w:r>
    </w:p>
    <w:bookmarkEnd w:id="99"/>
    <w:bookmarkEnd w:id="100"/>
    <w:p w14:paraId="5286AFFD" w14:textId="654B72EC" w:rsidR="00E008AF" w:rsidRPr="0070394E" w:rsidRDefault="00E008AF" w:rsidP="0070394E">
      <w:pPr>
        <w:pStyle w:val="a3"/>
        <w:numPr>
          <w:ilvl w:val="0"/>
          <w:numId w:val="31"/>
        </w:numPr>
        <w:ind w:firstLineChars="0"/>
      </w:pPr>
      <w:r w:rsidRPr="0070394E">
        <w:t>The system should allow users to view only their previous orders, not those placed by other users</w:t>
      </w:r>
      <w:r>
        <w:t>.</w:t>
      </w:r>
    </w:p>
    <w:p w14:paraId="370F22D3" w14:textId="60CF4698" w:rsidR="00994BA0" w:rsidRDefault="00994BA0" w:rsidP="0070394E"/>
    <w:p w14:paraId="0AD4179A" w14:textId="77777777" w:rsidR="004E4679" w:rsidRPr="0070394E" w:rsidRDefault="004E4679" w:rsidP="0070394E"/>
    <w:p w14:paraId="5AB7DCFB" w14:textId="20C86BEC" w:rsidR="00994BA0" w:rsidRPr="001E4D93" w:rsidRDefault="001E4D93" w:rsidP="0070394E">
      <w:pPr>
        <w:rPr>
          <w:b/>
          <w:bCs/>
          <w:i/>
          <w:iCs/>
        </w:rPr>
      </w:pPr>
      <w:r w:rsidRPr="001E4D93">
        <w:rPr>
          <w:b/>
          <w:bCs/>
          <w:i/>
          <w:iCs/>
        </w:rPr>
        <w:t xml:space="preserve">3.3 </w:t>
      </w:r>
      <w:r w:rsidR="00994BA0" w:rsidRPr="001E4D93">
        <w:rPr>
          <w:b/>
          <w:bCs/>
          <w:i/>
          <w:iCs/>
        </w:rPr>
        <w:t>Software Quality Attributes</w:t>
      </w:r>
    </w:p>
    <w:p w14:paraId="5AA56B57" w14:textId="1229544A" w:rsidR="00994BA0" w:rsidRPr="0070394E" w:rsidRDefault="00994BA0" w:rsidP="0070394E">
      <w:bookmarkStart w:id="102" w:name="OLE_LINK42"/>
      <w:r w:rsidRPr="0070394E">
        <w:t>Availability</w:t>
      </w:r>
      <w:bookmarkEnd w:id="102"/>
      <w:r w:rsidR="00FC32A4">
        <w:t>-1</w:t>
      </w:r>
      <w:r w:rsidRPr="0070394E">
        <w:t xml:space="preserve">: The </w:t>
      </w:r>
      <w:r w:rsidR="003E11C0">
        <w:rPr>
          <w:kern w:val="0"/>
        </w:rPr>
        <w:t>w</w:t>
      </w:r>
      <w:r w:rsidR="003E11C0">
        <w:rPr>
          <w:rFonts w:hint="eastAsia"/>
          <w:kern w:val="0"/>
        </w:rPr>
        <w:t xml:space="preserve">ebpage </w:t>
      </w:r>
      <w:r w:rsidRPr="0070394E">
        <w:t xml:space="preserve">shall ensure that users can get services at any time, and the internal maintenance time of the </w:t>
      </w:r>
      <w:r w:rsidR="003E11C0">
        <w:rPr>
          <w:kern w:val="0"/>
        </w:rPr>
        <w:t>w</w:t>
      </w:r>
      <w:r w:rsidR="003E11C0">
        <w:rPr>
          <w:rFonts w:hint="eastAsia"/>
          <w:kern w:val="0"/>
        </w:rPr>
        <w:t xml:space="preserve">ebpage </w:t>
      </w:r>
      <w:r w:rsidRPr="0070394E">
        <w:t xml:space="preserve">shall be between 1:00 a.m. and 7:00 a.m. without affecting the normal use of the </w:t>
      </w:r>
      <w:r w:rsidR="003E11C0">
        <w:rPr>
          <w:kern w:val="0"/>
        </w:rPr>
        <w:t>w</w:t>
      </w:r>
      <w:r w:rsidR="003E11C0">
        <w:rPr>
          <w:rFonts w:hint="eastAsia"/>
          <w:kern w:val="0"/>
        </w:rPr>
        <w:t>ebpage</w:t>
      </w:r>
      <w:r w:rsidRPr="0070394E">
        <w:t>.</w:t>
      </w:r>
    </w:p>
    <w:p w14:paraId="4B07B334" w14:textId="23EC68FE" w:rsidR="00FB3E00" w:rsidRDefault="00994BA0" w:rsidP="00EA7483">
      <w:r w:rsidRPr="0070394E">
        <w:t>Robustness</w:t>
      </w:r>
      <w:r w:rsidR="00C52968">
        <w:t>-1</w:t>
      </w:r>
      <w:r w:rsidRPr="0070394E">
        <w:t xml:space="preserve">: </w:t>
      </w:r>
      <w:bookmarkStart w:id="103" w:name="OLE_LINK36"/>
      <w:r w:rsidRPr="0070394E">
        <w:t xml:space="preserve">During the user's payment period, if the user disconnects from the </w:t>
      </w:r>
      <w:r w:rsidR="003E11C0">
        <w:rPr>
          <w:kern w:val="0"/>
        </w:rPr>
        <w:t>w</w:t>
      </w:r>
      <w:r w:rsidR="003E11C0">
        <w:rPr>
          <w:rFonts w:hint="eastAsia"/>
          <w:kern w:val="0"/>
        </w:rPr>
        <w:t xml:space="preserve">ebpage </w:t>
      </w:r>
      <w:r w:rsidRPr="0070394E">
        <w:t xml:space="preserve">without confirming or canceling the order, the </w:t>
      </w:r>
      <w:r w:rsidR="003E11C0">
        <w:rPr>
          <w:kern w:val="0"/>
        </w:rPr>
        <w:t>w</w:t>
      </w:r>
      <w:r w:rsidR="003E11C0">
        <w:rPr>
          <w:rFonts w:hint="eastAsia"/>
          <w:kern w:val="0"/>
        </w:rPr>
        <w:t xml:space="preserve">ebpage </w:t>
      </w:r>
      <w:r w:rsidRPr="0070394E">
        <w:t>shall enable the user to recover an incomplete order.</w:t>
      </w:r>
      <w:bookmarkEnd w:id="103"/>
    </w:p>
    <w:p w14:paraId="3C85224D" w14:textId="2C06ECCC" w:rsidR="006C3A1E" w:rsidRDefault="00D115CC" w:rsidP="00EA7483">
      <w:r w:rsidRPr="00D115CC">
        <w:t>Compatibility</w:t>
      </w:r>
      <w:r>
        <w:rPr>
          <w:rFonts w:hint="eastAsia"/>
        </w:rPr>
        <w:t>-1:</w:t>
      </w:r>
      <w:r>
        <w:t xml:space="preserve"> </w:t>
      </w:r>
      <w:r w:rsidR="0062562D">
        <w:t xml:space="preserve">The </w:t>
      </w:r>
      <w:r w:rsidR="003E11C0">
        <w:rPr>
          <w:kern w:val="0"/>
        </w:rPr>
        <w:t>w</w:t>
      </w:r>
      <w:r w:rsidR="003E11C0">
        <w:rPr>
          <w:rFonts w:hint="eastAsia"/>
          <w:kern w:val="0"/>
        </w:rPr>
        <w:t xml:space="preserve">ebpage </w:t>
      </w:r>
      <w:r w:rsidR="0062562D">
        <w:t xml:space="preserve">shall </w:t>
      </w:r>
      <w:r w:rsidR="00926C71">
        <w:t xml:space="preserve">work properly on multiple </w:t>
      </w:r>
      <w:r w:rsidR="00110672">
        <w:t xml:space="preserve">major </w:t>
      </w:r>
      <w:r w:rsidR="00926C71">
        <w:t xml:space="preserve">operating systems and </w:t>
      </w:r>
      <w:r w:rsidR="003E11C0">
        <w:rPr>
          <w:kern w:val="0"/>
        </w:rPr>
        <w:t>w</w:t>
      </w:r>
      <w:r w:rsidR="003E11C0">
        <w:rPr>
          <w:rFonts w:hint="eastAsia"/>
          <w:kern w:val="0"/>
        </w:rPr>
        <w:t>ebpage</w:t>
      </w:r>
      <w:r w:rsidR="00926C71">
        <w:t xml:space="preserve">s, such as </w:t>
      </w:r>
      <w:r w:rsidR="005D7155">
        <w:t>i</w:t>
      </w:r>
      <w:r w:rsidR="005B44D3">
        <w:t xml:space="preserve">OS, Android, and </w:t>
      </w:r>
      <w:r w:rsidR="00E666CC">
        <w:t>webpage.</w:t>
      </w:r>
    </w:p>
    <w:p w14:paraId="38C595EB" w14:textId="7157064D" w:rsidR="00B46D93" w:rsidRDefault="002F2CF1" w:rsidP="00EA7483">
      <w:pPr>
        <w:rPr>
          <w:b/>
          <w:bCs/>
        </w:rPr>
      </w:pPr>
      <w:r>
        <w:rPr>
          <w:rFonts w:hint="eastAsia"/>
          <w:b/>
          <w:bCs/>
        </w:rPr>
        <w:lastRenderedPageBreak/>
        <w:t>4.</w:t>
      </w:r>
      <w:r>
        <w:rPr>
          <w:b/>
          <w:bCs/>
        </w:rPr>
        <w:t xml:space="preserve"> </w:t>
      </w:r>
      <w:r w:rsidR="008A0EC1" w:rsidRPr="008A0EC1">
        <w:rPr>
          <w:rFonts w:hint="eastAsia"/>
          <w:b/>
          <w:bCs/>
        </w:rPr>
        <w:t>Reference</w:t>
      </w:r>
      <w:r w:rsidR="008A0EC1" w:rsidRPr="008A0EC1">
        <w:rPr>
          <w:b/>
          <w:bCs/>
        </w:rPr>
        <w:t xml:space="preserve"> list</w:t>
      </w:r>
    </w:p>
    <w:p w14:paraId="2BE87079" w14:textId="77777777" w:rsidR="008A0EC1" w:rsidRPr="008A0EC1" w:rsidRDefault="008A0EC1" w:rsidP="00EA7483">
      <w:pPr>
        <w:rPr>
          <w:b/>
          <w:bCs/>
        </w:rPr>
      </w:pPr>
    </w:p>
    <w:p w14:paraId="6E6773A1" w14:textId="7CA86187" w:rsidR="00B46D93" w:rsidRDefault="005E48D3" w:rsidP="00B46D93">
      <w:r>
        <w:t>Wang et al</w:t>
      </w:r>
      <w:r w:rsidR="00B46D93">
        <w:t xml:space="preserve"> (2022) </w:t>
      </w:r>
      <w:r w:rsidR="00B46D93" w:rsidRPr="000644A7">
        <w:rPr>
          <w:i/>
          <w:iCs/>
        </w:rPr>
        <w:t>China Study Abroad Development Report (2020-2021)</w:t>
      </w:r>
      <w:r w:rsidR="00A03193">
        <w:t xml:space="preserve">. </w:t>
      </w:r>
      <w:r w:rsidR="00A03193" w:rsidRPr="00A03193">
        <w:rPr>
          <w:i/>
          <w:iCs/>
        </w:rPr>
        <w:t>C</w:t>
      </w:r>
      <w:r w:rsidR="00A03193" w:rsidRPr="00A03193">
        <w:rPr>
          <w:rFonts w:hint="eastAsia"/>
          <w:i/>
          <w:iCs/>
        </w:rPr>
        <w:t>enter</w:t>
      </w:r>
      <w:r w:rsidR="00A03193" w:rsidRPr="00A03193">
        <w:rPr>
          <w:i/>
          <w:iCs/>
        </w:rPr>
        <w:t xml:space="preserve"> for China &amp; Globalization </w:t>
      </w:r>
      <w:r w:rsidR="00B46D93">
        <w:t>[</w:t>
      </w:r>
      <w:r w:rsidR="00B46D93">
        <w:rPr>
          <w:rFonts w:hint="eastAsia"/>
        </w:rPr>
        <w:t>online</w:t>
      </w:r>
      <w:r w:rsidR="00B46D93">
        <w:t>]</w:t>
      </w:r>
      <w:r w:rsidR="00B94DAC">
        <w:t>.</w:t>
      </w:r>
      <w:r w:rsidR="00B46D93">
        <w:t xml:space="preserve"> Available at: </w:t>
      </w:r>
      <w:hyperlink r:id="rId19" w:history="1">
        <w:r w:rsidR="00B46D93" w:rsidRPr="00B46D93">
          <w:t>http://www.ccg.org.cn/archives/62414</w:t>
        </w:r>
      </w:hyperlink>
      <w:r w:rsidR="00B46D93">
        <w:t xml:space="preserve"> </w:t>
      </w:r>
      <w:r w:rsidR="00B46D93">
        <w:rPr>
          <w:rFonts w:hint="eastAsia"/>
        </w:rPr>
        <w:t xml:space="preserve">(Accessed: </w:t>
      </w:r>
      <w:r w:rsidR="004D41FF">
        <w:rPr>
          <w:rFonts w:hint="eastAsia"/>
        </w:rPr>
        <w:t>5</w:t>
      </w:r>
      <w:r w:rsidR="00B46D93">
        <w:rPr>
          <w:rFonts w:hint="eastAsia"/>
        </w:rPr>
        <w:t xml:space="preserve"> </w:t>
      </w:r>
      <w:r w:rsidR="004D41FF">
        <w:rPr>
          <w:rFonts w:hint="eastAsia"/>
        </w:rPr>
        <w:t>April</w:t>
      </w:r>
      <w:r w:rsidR="00B46D93">
        <w:rPr>
          <w:rFonts w:hint="eastAsia"/>
        </w:rPr>
        <w:t xml:space="preserve"> 202</w:t>
      </w:r>
      <w:r w:rsidR="007F1C7B">
        <w:rPr>
          <w:rFonts w:hint="eastAsia"/>
        </w:rPr>
        <w:t>2</w:t>
      </w:r>
      <w:r w:rsidR="00B46D93">
        <w:rPr>
          <w:rFonts w:hint="eastAsia"/>
        </w:rPr>
        <w:t>)</w:t>
      </w:r>
    </w:p>
    <w:p w14:paraId="11CBDE67" w14:textId="77777777" w:rsidR="00B46D93" w:rsidRDefault="00B46D93" w:rsidP="00B46D93"/>
    <w:p w14:paraId="551FD315" w14:textId="59D6EFF9" w:rsidR="00B46D93" w:rsidRDefault="00FE242B" w:rsidP="00B46D93">
      <w:bookmarkStart w:id="104" w:name="OLE_LINK46"/>
      <w:r w:rsidRPr="003D7E02">
        <w:t>National Bureau of Statistics</w:t>
      </w:r>
      <w:r w:rsidR="00A213DC" w:rsidRPr="003D7E02">
        <w:t xml:space="preserve"> </w:t>
      </w:r>
      <w:bookmarkEnd w:id="104"/>
      <w:r w:rsidR="00B46D93" w:rsidRPr="003D7E02">
        <w:rPr>
          <w:rFonts w:hint="eastAsia"/>
        </w:rPr>
        <w:t>(2022</w:t>
      </w:r>
      <w:r w:rsidR="00B46D93">
        <w:rPr>
          <w:rFonts w:hint="eastAsia"/>
        </w:rPr>
        <w:t xml:space="preserve">) </w:t>
      </w:r>
      <w:r w:rsidR="00B46D93" w:rsidRPr="0039429C">
        <w:rPr>
          <w:i/>
          <w:iCs/>
        </w:rPr>
        <w:t>China Study Abroad Services Industry Market Outlook and Future Investment Strategy Analysis Report, 2021-2026</w:t>
      </w:r>
      <w:r w:rsidR="0039429C">
        <w:t>.</w:t>
      </w:r>
      <w:r w:rsidR="00B46D93">
        <w:rPr>
          <w:rFonts w:hint="eastAsia"/>
        </w:rPr>
        <w:t xml:space="preserve"> </w:t>
      </w:r>
      <w:bookmarkStart w:id="105" w:name="OLE_LINK47"/>
      <w:proofErr w:type="spellStart"/>
      <w:r w:rsidR="00063FF7" w:rsidRPr="008342E9">
        <w:rPr>
          <w:rFonts w:hint="eastAsia"/>
          <w:i/>
          <w:iCs/>
        </w:rPr>
        <w:t>China</w:t>
      </w:r>
      <w:r w:rsidR="00063FF7" w:rsidRPr="008342E9">
        <w:rPr>
          <w:i/>
          <w:iCs/>
        </w:rPr>
        <w:t>IRN</w:t>
      </w:r>
      <w:bookmarkEnd w:id="105"/>
      <w:proofErr w:type="spellEnd"/>
      <w:r w:rsidR="00063FF7">
        <w:t xml:space="preserve"> </w:t>
      </w:r>
      <w:r w:rsidR="00B46D93">
        <w:rPr>
          <w:rFonts w:hint="eastAsia"/>
        </w:rPr>
        <w:t>[online]</w:t>
      </w:r>
      <w:r w:rsidR="00B94DAC">
        <w:t>.</w:t>
      </w:r>
      <w:r w:rsidR="00B46D93">
        <w:rPr>
          <w:rFonts w:hint="eastAsia"/>
        </w:rPr>
        <w:t xml:space="preserve"> Available at:</w:t>
      </w:r>
      <w:r w:rsidR="00B46D93">
        <w:t xml:space="preserve"> </w:t>
      </w:r>
      <w:bookmarkStart w:id="106" w:name="OLE_LINK17"/>
      <w:r w:rsidR="00B46D93" w:rsidRPr="00B46D93">
        <w:fldChar w:fldCharType="begin"/>
      </w:r>
      <w:r w:rsidR="00B46D93">
        <w:instrText xml:space="preserve"> HYPERLINK "https://www.chinairn.com/report/20211118/095943257.html?id=1815449&amp;name=wuyanan" </w:instrText>
      </w:r>
      <w:r w:rsidR="00B46D93" w:rsidRPr="00B46D93">
        <w:fldChar w:fldCharType="separate"/>
      </w:r>
      <w:r w:rsidR="00B46D93" w:rsidRPr="00B46D93">
        <w:t>https://www.chinairn.com/report/20211118/095943257.html?id=1815449&amp;name=wuyanan</w:t>
      </w:r>
      <w:r w:rsidR="00B46D93" w:rsidRPr="00B46D93">
        <w:fldChar w:fldCharType="end"/>
      </w:r>
      <w:r w:rsidR="00B46D93">
        <w:rPr>
          <w:rFonts w:hint="eastAsia"/>
        </w:rPr>
        <w:t xml:space="preserve"> </w:t>
      </w:r>
      <w:bookmarkEnd w:id="106"/>
      <w:r w:rsidR="00B46D93">
        <w:rPr>
          <w:rFonts w:hint="eastAsia"/>
        </w:rPr>
        <w:t>(</w:t>
      </w:r>
      <w:r w:rsidR="0069539C">
        <w:rPr>
          <w:rFonts w:hint="eastAsia"/>
        </w:rPr>
        <w:t>Accessed: 5 April 2022</w:t>
      </w:r>
      <w:r w:rsidR="00B46D93">
        <w:rPr>
          <w:rFonts w:hint="eastAsia"/>
        </w:rPr>
        <w:t>)</w:t>
      </w:r>
    </w:p>
    <w:p w14:paraId="40F1B946" w14:textId="77777777" w:rsidR="00B46D93" w:rsidRDefault="00B46D93" w:rsidP="00B46D93"/>
    <w:p w14:paraId="6608ABA6" w14:textId="75540844" w:rsidR="00B46D93" w:rsidRDefault="007352D9" w:rsidP="00B46D93">
      <w:r w:rsidRPr="007352D9">
        <w:t>Forward Industry Institute</w:t>
      </w:r>
      <w:r w:rsidRPr="007352D9">
        <w:rPr>
          <w:rFonts w:hint="eastAsia"/>
        </w:rPr>
        <w:t xml:space="preserve"> </w:t>
      </w:r>
      <w:r w:rsidR="00B46D93">
        <w:rPr>
          <w:rFonts w:hint="eastAsia"/>
        </w:rPr>
        <w:t xml:space="preserve">(2021) </w:t>
      </w:r>
      <w:r w:rsidR="00B46D93" w:rsidRPr="00006D12">
        <w:rPr>
          <w:i/>
          <w:iCs/>
        </w:rPr>
        <w:t xml:space="preserve">Understanding the market size, </w:t>
      </w:r>
      <w:proofErr w:type="gramStart"/>
      <w:r w:rsidR="00B46D93" w:rsidRPr="00006D12">
        <w:rPr>
          <w:i/>
          <w:iCs/>
        </w:rPr>
        <w:t>segmentation</w:t>
      </w:r>
      <w:proofErr w:type="gramEnd"/>
      <w:r w:rsidR="00B46D93" w:rsidRPr="00006D12">
        <w:rPr>
          <w:i/>
          <w:iCs/>
        </w:rPr>
        <w:t xml:space="preserve"> and growth prospects of the study abroad services industry in China to 2021</w:t>
      </w:r>
      <w:r w:rsidR="00006D12">
        <w:t>.</w:t>
      </w:r>
      <w:r w:rsidR="00B46D93">
        <w:rPr>
          <w:rFonts w:hint="eastAsia"/>
        </w:rPr>
        <w:t xml:space="preserve"> </w:t>
      </w:r>
      <w:r w:rsidR="00AC1146" w:rsidRPr="00AC1146">
        <w:rPr>
          <w:i/>
          <w:iCs/>
        </w:rPr>
        <w:t>Forward Industry Institute</w:t>
      </w:r>
      <w:r w:rsidR="00AC1146" w:rsidRPr="00AC1146">
        <w:rPr>
          <w:rFonts w:hint="eastAsia"/>
          <w:i/>
          <w:iCs/>
        </w:rPr>
        <w:t xml:space="preserve"> </w:t>
      </w:r>
      <w:r w:rsidR="00B46D93">
        <w:rPr>
          <w:rFonts w:hint="eastAsia"/>
        </w:rPr>
        <w:t>[online]</w:t>
      </w:r>
      <w:r w:rsidR="00B94DAC">
        <w:t>.</w:t>
      </w:r>
      <w:r w:rsidR="00026A00">
        <w:t xml:space="preserve"> </w:t>
      </w:r>
      <w:r w:rsidR="00B46D93">
        <w:rPr>
          <w:rFonts w:hint="eastAsia"/>
        </w:rPr>
        <w:t xml:space="preserve">Available at: </w:t>
      </w:r>
      <w:hyperlink r:id="rId20" w:history="1">
        <w:r w:rsidR="00B46D93" w:rsidRPr="00B46D93">
          <w:t>https://bg.qianzhan.com/trends/detail/506/210831-293aa02b.html</w:t>
        </w:r>
      </w:hyperlink>
      <w:r w:rsidR="00B46D93">
        <w:rPr>
          <w:rFonts w:hint="eastAsia"/>
        </w:rPr>
        <w:t xml:space="preserve"> (</w:t>
      </w:r>
      <w:r w:rsidR="008B7198">
        <w:rPr>
          <w:rFonts w:hint="eastAsia"/>
        </w:rPr>
        <w:t xml:space="preserve">Accessed: </w:t>
      </w:r>
      <w:r w:rsidR="0010051A">
        <w:rPr>
          <w:rFonts w:hint="eastAsia"/>
        </w:rPr>
        <w:t>6</w:t>
      </w:r>
      <w:r w:rsidR="008B7198">
        <w:rPr>
          <w:rFonts w:hint="eastAsia"/>
        </w:rPr>
        <w:t xml:space="preserve"> April 2022</w:t>
      </w:r>
      <w:r w:rsidR="00B46D93">
        <w:rPr>
          <w:rFonts w:hint="eastAsia"/>
        </w:rPr>
        <w:t>).</w:t>
      </w:r>
    </w:p>
    <w:p w14:paraId="75ADDED6" w14:textId="77777777" w:rsidR="00B46D93" w:rsidRDefault="00B46D93" w:rsidP="00B46D93"/>
    <w:p w14:paraId="0D26CBC5" w14:textId="5C067BBF" w:rsidR="00B46D93" w:rsidRDefault="00B46D93" w:rsidP="00B46D93">
      <w:bookmarkStart w:id="107" w:name="OLE_LINK44"/>
      <w:r>
        <w:rPr>
          <w:rFonts w:hint="eastAsia"/>
        </w:rPr>
        <w:t>Ipsos</w:t>
      </w:r>
      <w:bookmarkEnd w:id="107"/>
      <w:r>
        <w:rPr>
          <w:rFonts w:hint="eastAsia"/>
        </w:rPr>
        <w:t xml:space="preserve"> in China</w:t>
      </w:r>
      <w:r w:rsidR="00B21231">
        <w:t xml:space="preserve"> </w:t>
      </w:r>
      <w:r>
        <w:rPr>
          <w:rFonts w:hint="eastAsia"/>
        </w:rPr>
        <w:t xml:space="preserve">(2020) </w:t>
      </w:r>
      <w:r w:rsidRPr="00F30038">
        <w:rPr>
          <w:i/>
          <w:iCs/>
        </w:rPr>
        <w:t>Study Abroad Trends Report</w:t>
      </w:r>
      <w:r w:rsidR="00F30038">
        <w:t>.</w:t>
      </w:r>
      <w:r>
        <w:rPr>
          <w:rFonts w:hint="eastAsia"/>
        </w:rPr>
        <w:t xml:space="preserve"> </w:t>
      </w:r>
      <w:r w:rsidR="00A0599B" w:rsidRPr="00A0599B">
        <w:rPr>
          <w:rFonts w:hint="eastAsia"/>
          <w:i/>
          <w:iCs/>
        </w:rPr>
        <w:t xml:space="preserve">Ipsos </w:t>
      </w:r>
      <w:r>
        <w:rPr>
          <w:rFonts w:hint="eastAsia"/>
        </w:rPr>
        <w:t xml:space="preserve">[online] Available at: </w:t>
      </w:r>
      <w:r w:rsidR="00C52BBE" w:rsidRPr="00C52BBE">
        <w:t>https://www.ipsos.com/zh-cn/yipusuoipsos-2020haiwailiuxuequshibaogao</w:t>
      </w:r>
      <w:r>
        <w:rPr>
          <w:rFonts w:hint="eastAsia"/>
        </w:rPr>
        <w:t xml:space="preserve"> (</w:t>
      </w:r>
      <w:r w:rsidR="00696BED">
        <w:rPr>
          <w:rFonts w:hint="eastAsia"/>
        </w:rPr>
        <w:t xml:space="preserve">Accessed: </w:t>
      </w:r>
      <w:r w:rsidR="006F1A2F">
        <w:rPr>
          <w:rFonts w:hint="eastAsia"/>
        </w:rPr>
        <w:t>7</w:t>
      </w:r>
      <w:r w:rsidR="00696BED">
        <w:rPr>
          <w:rFonts w:hint="eastAsia"/>
        </w:rPr>
        <w:t xml:space="preserve"> April 2022</w:t>
      </w:r>
      <w:r>
        <w:rPr>
          <w:rFonts w:hint="eastAsia"/>
        </w:rPr>
        <w:t>).</w:t>
      </w:r>
    </w:p>
    <w:p w14:paraId="5D411B84" w14:textId="77777777" w:rsidR="00B46D93" w:rsidRDefault="00B46D93" w:rsidP="00B46D93"/>
    <w:p w14:paraId="3BEC0B03" w14:textId="33CE15AF" w:rsidR="00B46D93" w:rsidRPr="00587C70" w:rsidRDefault="00B46D93" w:rsidP="00EA7483">
      <w:r>
        <w:rPr>
          <w:rFonts w:hint="eastAsia"/>
        </w:rPr>
        <w:t>Yin</w:t>
      </w:r>
      <w:r w:rsidR="00116400">
        <w:t>, K</w:t>
      </w:r>
      <w:r w:rsidR="005441D3">
        <w:t xml:space="preserve"> </w:t>
      </w:r>
      <w:r>
        <w:rPr>
          <w:rFonts w:hint="eastAsia"/>
        </w:rPr>
        <w:t xml:space="preserve">(2014) </w:t>
      </w:r>
      <w:r w:rsidRPr="00F25429">
        <w:rPr>
          <w:i/>
          <w:iCs/>
        </w:rPr>
        <w:t>State of the Study Abroad Agency Industry Analysis</w:t>
      </w:r>
      <w:r w:rsidR="00374192">
        <w:t xml:space="preserve">. </w:t>
      </w:r>
      <w:r w:rsidR="00B65EBC" w:rsidRPr="0083258D">
        <w:rPr>
          <w:i/>
          <w:iCs/>
        </w:rPr>
        <w:t xml:space="preserve">China Education </w:t>
      </w:r>
      <w:r w:rsidR="005927C0" w:rsidRPr="0083258D">
        <w:rPr>
          <w:i/>
          <w:iCs/>
        </w:rPr>
        <w:t xml:space="preserve">Association </w:t>
      </w:r>
      <w:r w:rsidR="00675CBC" w:rsidRPr="0083258D">
        <w:rPr>
          <w:i/>
          <w:iCs/>
        </w:rPr>
        <w:t>for International Exchange</w:t>
      </w:r>
      <w:r w:rsidR="00B65EBC">
        <w:t xml:space="preserve"> </w:t>
      </w:r>
      <w:r>
        <w:rPr>
          <w:rFonts w:hint="eastAsia"/>
        </w:rPr>
        <w:t>[online]</w:t>
      </w:r>
      <w:r w:rsidR="00B94DAC">
        <w:t>.</w:t>
      </w:r>
      <w:r w:rsidR="00675CBC">
        <w:t xml:space="preserve"> </w:t>
      </w:r>
      <w:r>
        <w:rPr>
          <w:rFonts w:hint="eastAsia"/>
        </w:rPr>
        <w:t xml:space="preserve">Available at: </w:t>
      </w:r>
      <w:bookmarkStart w:id="108" w:name="OLE_LINK45"/>
      <w:r w:rsidRPr="00B46D93">
        <w:fldChar w:fldCharType="begin"/>
      </w:r>
      <w:r>
        <w:instrText xml:space="preserve"> HYPERLINK "http://www.ceaie.edu.cn/wenxianziliao/xingyezixun/1144.html" </w:instrText>
      </w:r>
      <w:r w:rsidRPr="00B46D93">
        <w:fldChar w:fldCharType="separate"/>
      </w:r>
      <w:r w:rsidRPr="00B46D93">
        <w:t>http://www.ceaie.edu.cn/wenxianziliao/xingyezixun/1144.html</w:t>
      </w:r>
      <w:r w:rsidRPr="00B46D93">
        <w:fldChar w:fldCharType="end"/>
      </w:r>
      <w:bookmarkEnd w:id="108"/>
      <w:r>
        <w:rPr>
          <w:rFonts w:hint="eastAsia"/>
        </w:rPr>
        <w:t xml:space="preserve"> (</w:t>
      </w:r>
      <w:r w:rsidR="006F1A2F">
        <w:rPr>
          <w:rFonts w:hint="eastAsia"/>
        </w:rPr>
        <w:t xml:space="preserve">Accessed: </w:t>
      </w:r>
      <w:r w:rsidR="0010406B">
        <w:t>7</w:t>
      </w:r>
      <w:r w:rsidR="006F1A2F">
        <w:rPr>
          <w:rFonts w:hint="eastAsia"/>
        </w:rPr>
        <w:t xml:space="preserve"> April 2022</w:t>
      </w:r>
      <w:r>
        <w:rPr>
          <w:rFonts w:hint="eastAsia"/>
        </w:rPr>
        <w:t>).</w:t>
      </w:r>
    </w:p>
    <w:sectPr w:rsidR="00B46D93" w:rsidRPr="00587C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8CDB0" w14:textId="77777777" w:rsidR="00F94345" w:rsidRDefault="00F94345" w:rsidP="00B46D93">
      <w:r>
        <w:separator/>
      </w:r>
    </w:p>
  </w:endnote>
  <w:endnote w:type="continuationSeparator" w:id="0">
    <w:p w14:paraId="01A91706" w14:textId="77777777" w:rsidR="00F94345" w:rsidRDefault="00F94345" w:rsidP="00B46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B9A29" w14:textId="77777777" w:rsidR="00F94345" w:rsidRDefault="00F94345" w:rsidP="00B46D93">
      <w:r>
        <w:separator/>
      </w:r>
    </w:p>
  </w:footnote>
  <w:footnote w:type="continuationSeparator" w:id="0">
    <w:p w14:paraId="39F05A92" w14:textId="77777777" w:rsidR="00F94345" w:rsidRDefault="00F94345" w:rsidP="00B46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CF4"/>
    <w:multiLevelType w:val="hybridMultilevel"/>
    <w:tmpl w:val="ACDCE6DE"/>
    <w:lvl w:ilvl="0" w:tplc="96A020E6">
      <w:start w:val="1"/>
      <w:numFmt w:val="decimal"/>
      <w:lvlText w:val="%1."/>
      <w:lvlJc w:val="left"/>
      <w:pPr>
        <w:ind w:left="2664" w:hanging="360"/>
      </w:pPr>
      <w:rPr>
        <w:rFonts w:asciiTheme="minorHAnsi" w:eastAsiaTheme="minorEastAsia" w:hAnsiTheme="minorHAnsi" w:cstheme="minorBidi"/>
      </w:rPr>
    </w:lvl>
    <w:lvl w:ilvl="1" w:tplc="04090019" w:tentative="1">
      <w:start w:val="1"/>
      <w:numFmt w:val="lowerLetter"/>
      <w:lvlText w:val="%2)"/>
      <w:lvlJc w:val="left"/>
      <w:pPr>
        <w:ind w:left="3144" w:hanging="420"/>
      </w:pPr>
    </w:lvl>
    <w:lvl w:ilvl="2" w:tplc="0409001B" w:tentative="1">
      <w:start w:val="1"/>
      <w:numFmt w:val="lowerRoman"/>
      <w:lvlText w:val="%3."/>
      <w:lvlJc w:val="right"/>
      <w:pPr>
        <w:ind w:left="3564" w:hanging="420"/>
      </w:pPr>
    </w:lvl>
    <w:lvl w:ilvl="3" w:tplc="0409000F" w:tentative="1">
      <w:start w:val="1"/>
      <w:numFmt w:val="decimal"/>
      <w:lvlText w:val="%4."/>
      <w:lvlJc w:val="left"/>
      <w:pPr>
        <w:ind w:left="3984" w:hanging="420"/>
      </w:pPr>
    </w:lvl>
    <w:lvl w:ilvl="4" w:tplc="04090019" w:tentative="1">
      <w:start w:val="1"/>
      <w:numFmt w:val="lowerLetter"/>
      <w:lvlText w:val="%5)"/>
      <w:lvlJc w:val="left"/>
      <w:pPr>
        <w:ind w:left="4404" w:hanging="420"/>
      </w:pPr>
    </w:lvl>
    <w:lvl w:ilvl="5" w:tplc="0409001B" w:tentative="1">
      <w:start w:val="1"/>
      <w:numFmt w:val="lowerRoman"/>
      <w:lvlText w:val="%6."/>
      <w:lvlJc w:val="right"/>
      <w:pPr>
        <w:ind w:left="4824" w:hanging="420"/>
      </w:pPr>
    </w:lvl>
    <w:lvl w:ilvl="6" w:tplc="0409000F" w:tentative="1">
      <w:start w:val="1"/>
      <w:numFmt w:val="decimal"/>
      <w:lvlText w:val="%7."/>
      <w:lvlJc w:val="left"/>
      <w:pPr>
        <w:ind w:left="5244" w:hanging="420"/>
      </w:pPr>
    </w:lvl>
    <w:lvl w:ilvl="7" w:tplc="04090019" w:tentative="1">
      <w:start w:val="1"/>
      <w:numFmt w:val="lowerLetter"/>
      <w:lvlText w:val="%8)"/>
      <w:lvlJc w:val="left"/>
      <w:pPr>
        <w:ind w:left="5664" w:hanging="420"/>
      </w:pPr>
    </w:lvl>
    <w:lvl w:ilvl="8" w:tplc="0409001B" w:tentative="1">
      <w:start w:val="1"/>
      <w:numFmt w:val="lowerRoman"/>
      <w:lvlText w:val="%9."/>
      <w:lvlJc w:val="right"/>
      <w:pPr>
        <w:ind w:left="6084" w:hanging="420"/>
      </w:pPr>
    </w:lvl>
  </w:abstractNum>
  <w:abstractNum w:abstractNumId="1" w15:restartNumberingAfterBreak="0">
    <w:nsid w:val="045F56E0"/>
    <w:multiLevelType w:val="hybridMultilevel"/>
    <w:tmpl w:val="B2A4D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C1481"/>
    <w:multiLevelType w:val="hybridMultilevel"/>
    <w:tmpl w:val="F4A4D23A"/>
    <w:lvl w:ilvl="0" w:tplc="FFFFFFFF">
      <w:start w:val="1"/>
      <w:numFmt w:val="decimal"/>
      <w:lvlText w:val="%1."/>
      <w:lvlJc w:val="left"/>
      <w:pPr>
        <w:ind w:left="2664" w:hanging="360"/>
      </w:pPr>
      <w:rPr>
        <w:rFonts w:asciiTheme="minorHAnsi" w:eastAsiaTheme="minorEastAsia" w:hAnsiTheme="minorHAnsi" w:cstheme="minorBidi"/>
      </w:rPr>
    </w:lvl>
    <w:lvl w:ilvl="1" w:tplc="FFFFFFFF" w:tentative="1">
      <w:start w:val="1"/>
      <w:numFmt w:val="lowerLetter"/>
      <w:lvlText w:val="%2)"/>
      <w:lvlJc w:val="left"/>
      <w:pPr>
        <w:ind w:left="3144" w:hanging="420"/>
      </w:pPr>
    </w:lvl>
    <w:lvl w:ilvl="2" w:tplc="FFFFFFFF" w:tentative="1">
      <w:start w:val="1"/>
      <w:numFmt w:val="lowerRoman"/>
      <w:lvlText w:val="%3."/>
      <w:lvlJc w:val="right"/>
      <w:pPr>
        <w:ind w:left="3564" w:hanging="420"/>
      </w:pPr>
    </w:lvl>
    <w:lvl w:ilvl="3" w:tplc="FFFFFFFF" w:tentative="1">
      <w:start w:val="1"/>
      <w:numFmt w:val="decimal"/>
      <w:lvlText w:val="%4."/>
      <w:lvlJc w:val="left"/>
      <w:pPr>
        <w:ind w:left="3984" w:hanging="420"/>
      </w:pPr>
    </w:lvl>
    <w:lvl w:ilvl="4" w:tplc="FFFFFFFF" w:tentative="1">
      <w:start w:val="1"/>
      <w:numFmt w:val="lowerLetter"/>
      <w:lvlText w:val="%5)"/>
      <w:lvlJc w:val="left"/>
      <w:pPr>
        <w:ind w:left="4404" w:hanging="420"/>
      </w:pPr>
    </w:lvl>
    <w:lvl w:ilvl="5" w:tplc="FFFFFFFF" w:tentative="1">
      <w:start w:val="1"/>
      <w:numFmt w:val="lowerRoman"/>
      <w:lvlText w:val="%6."/>
      <w:lvlJc w:val="right"/>
      <w:pPr>
        <w:ind w:left="4824" w:hanging="420"/>
      </w:pPr>
    </w:lvl>
    <w:lvl w:ilvl="6" w:tplc="FFFFFFFF" w:tentative="1">
      <w:start w:val="1"/>
      <w:numFmt w:val="decimal"/>
      <w:lvlText w:val="%7."/>
      <w:lvlJc w:val="left"/>
      <w:pPr>
        <w:ind w:left="5244" w:hanging="420"/>
      </w:pPr>
    </w:lvl>
    <w:lvl w:ilvl="7" w:tplc="FFFFFFFF" w:tentative="1">
      <w:start w:val="1"/>
      <w:numFmt w:val="lowerLetter"/>
      <w:lvlText w:val="%8)"/>
      <w:lvlJc w:val="left"/>
      <w:pPr>
        <w:ind w:left="5664" w:hanging="420"/>
      </w:pPr>
    </w:lvl>
    <w:lvl w:ilvl="8" w:tplc="FFFFFFFF" w:tentative="1">
      <w:start w:val="1"/>
      <w:numFmt w:val="lowerRoman"/>
      <w:lvlText w:val="%9."/>
      <w:lvlJc w:val="right"/>
      <w:pPr>
        <w:ind w:left="6084" w:hanging="420"/>
      </w:pPr>
    </w:lvl>
  </w:abstractNum>
  <w:abstractNum w:abstractNumId="3" w15:restartNumberingAfterBreak="0">
    <w:nsid w:val="08A43A6F"/>
    <w:multiLevelType w:val="hybridMultilevel"/>
    <w:tmpl w:val="67F2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574F8"/>
    <w:multiLevelType w:val="hybridMultilevel"/>
    <w:tmpl w:val="F2E60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01FDC"/>
    <w:multiLevelType w:val="hybridMultilevel"/>
    <w:tmpl w:val="8C32CDFC"/>
    <w:lvl w:ilvl="0" w:tplc="7BE47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53D1A"/>
    <w:multiLevelType w:val="hybridMultilevel"/>
    <w:tmpl w:val="8FF8B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A5740"/>
    <w:multiLevelType w:val="hybridMultilevel"/>
    <w:tmpl w:val="DD966574"/>
    <w:lvl w:ilvl="0" w:tplc="A07EACEA">
      <w:start w:val="2"/>
      <w:numFmt w:val="decimal"/>
      <w:lvlText w:val="PE-%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C29D0"/>
    <w:multiLevelType w:val="multilevel"/>
    <w:tmpl w:val="5608EF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C287456"/>
    <w:multiLevelType w:val="hybridMultilevel"/>
    <w:tmpl w:val="CF3E1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20454"/>
    <w:multiLevelType w:val="hybridMultilevel"/>
    <w:tmpl w:val="89A64400"/>
    <w:lvl w:ilvl="0" w:tplc="3B242BE2">
      <w:start w:val="2"/>
      <w:numFmt w:val="decimal"/>
      <w:lvlText w:val="P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95228"/>
    <w:multiLevelType w:val="hybridMultilevel"/>
    <w:tmpl w:val="20F0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9C5C71"/>
    <w:multiLevelType w:val="hybridMultilevel"/>
    <w:tmpl w:val="35ECF072"/>
    <w:lvl w:ilvl="0" w:tplc="3B242BE2">
      <w:start w:val="2"/>
      <w:numFmt w:val="decimal"/>
      <w:lvlText w:val="P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8289D"/>
    <w:multiLevelType w:val="hybridMultilevel"/>
    <w:tmpl w:val="8CAAC908"/>
    <w:lvl w:ilvl="0" w:tplc="D814243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46282C"/>
    <w:multiLevelType w:val="multilevel"/>
    <w:tmpl w:val="B5B2F9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E506F5C"/>
    <w:multiLevelType w:val="hybridMultilevel"/>
    <w:tmpl w:val="40509D04"/>
    <w:lvl w:ilvl="0" w:tplc="90D00AF6">
      <w:start w:val="1"/>
      <w:numFmt w:val="decimal"/>
      <w:lvlText w:val="PE-%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34C7D"/>
    <w:multiLevelType w:val="hybridMultilevel"/>
    <w:tmpl w:val="018EF004"/>
    <w:lvl w:ilvl="0" w:tplc="5DFE70E4">
      <w:start w:val="1"/>
      <w:numFmt w:val="bullet"/>
      <w:pStyle w:val="1"/>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95700C"/>
    <w:multiLevelType w:val="hybridMultilevel"/>
    <w:tmpl w:val="AFE0B028"/>
    <w:lvl w:ilvl="0" w:tplc="87343A00">
      <w:start w:val="1"/>
      <w:numFmt w:val="decimal"/>
      <w:lvlText w:val="SE-%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5611B"/>
    <w:multiLevelType w:val="hybridMultilevel"/>
    <w:tmpl w:val="896C57A8"/>
    <w:lvl w:ilvl="0" w:tplc="F54C1E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7B41C7"/>
    <w:multiLevelType w:val="hybridMultilevel"/>
    <w:tmpl w:val="92C8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C4384B"/>
    <w:multiLevelType w:val="hybridMultilevel"/>
    <w:tmpl w:val="2BA24704"/>
    <w:lvl w:ilvl="0" w:tplc="F9200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834F08"/>
    <w:multiLevelType w:val="multilevel"/>
    <w:tmpl w:val="38A68EF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7C28C6"/>
    <w:multiLevelType w:val="hybridMultilevel"/>
    <w:tmpl w:val="F8406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1198B"/>
    <w:multiLevelType w:val="hybridMultilevel"/>
    <w:tmpl w:val="C3CAB7FC"/>
    <w:lvl w:ilvl="0" w:tplc="92B6E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F0194E"/>
    <w:multiLevelType w:val="multilevel"/>
    <w:tmpl w:val="D29668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1A23C47"/>
    <w:multiLevelType w:val="multilevel"/>
    <w:tmpl w:val="797E58E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2458E97"/>
    <w:multiLevelType w:val="singleLevel"/>
    <w:tmpl w:val="62458E97"/>
    <w:lvl w:ilvl="0">
      <w:start w:val="1"/>
      <w:numFmt w:val="bullet"/>
      <w:lvlText w:val=""/>
      <w:lvlJc w:val="left"/>
      <w:pPr>
        <w:ind w:left="420" w:hanging="420"/>
      </w:pPr>
      <w:rPr>
        <w:rFonts w:ascii="Wingdings" w:hAnsi="Wingdings" w:hint="default"/>
      </w:rPr>
    </w:lvl>
  </w:abstractNum>
  <w:abstractNum w:abstractNumId="27" w15:restartNumberingAfterBreak="0">
    <w:nsid w:val="6AB86A00"/>
    <w:multiLevelType w:val="multilevel"/>
    <w:tmpl w:val="09929CD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716D2E10"/>
    <w:multiLevelType w:val="multilevel"/>
    <w:tmpl w:val="BE34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EF1465"/>
    <w:multiLevelType w:val="hybridMultilevel"/>
    <w:tmpl w:val="460A5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7979817">
    <w:abstractNumId w:val="23"/>
  </w:num>
  <w:num w:numId="2" w16cid:durableId="1370646576">
    <w:abstractNumId w:val="24"/>
  </w:num>
  <w:num w:numId="3" w16cid:durableId="1788965850">
    <w:abstractNumId w:val="26"/>
  </w:num>
  <w:num w:numId="4" w16cid:durableId="628391809">
    <w:abstractNumId w:val="28"/>
  </w:num>
  <w:num w:numId="5" w16cid:durableId="418337118">
    <w:abstractNumId w:val="6"/>
  </w:num>
  <w:num w:numId="6" w16cid:durableId="244152192">
    <w:abstractNumId w:val="3"/>
  </w:num>
  <w:num w:numId="7" w16cid:durableId="367294660">
    <w:abstractNumId w:val="4"/>
  </w:num>
  <w:num w:numId="8" w16cid:durableId="1173303421">
    <w:abstractNumId w:val="1"/>
  </w:num>
  <w:num w:numId="9" w16cid:durableId="1030643779">
    <w:abstractNumId w:val="13"/>
  </w:num>
  <w:num w:numId="10" w16cid:durableId="756752175">
    <w:abstractNumId w:val="29"/>
  </w:num>
  <w:num w:numId="11" w16cid:durableId="1838884486">
    <w:abstractNumId w:val="22"/>
  </w:num>
  <w:num w:numId="12" w16cid:durableId="166479108">
    <w:abstractNumId w:val="11"/>
  </w:num>
  <w:num w:numId="13" w16cid:durableId="1973779940">
    <w:abstractNumId w:val="9"/>
  </w:num>
  <w:num w:numId="14" w16cid:durableId="1608612724">
    <w:abstractNumId w:val="19"/>
  </w:num>
  <w:num w:numId="15" w16cid:durableId="1818494156">
    <w:abstractNumId w:val="0"/>
  </w:num>
  <w:num w:numId="16" w16cid:durableId="1399860830">
    <w:abstractNumId w:val="2"/>
  </w:num>
  <w:num w:numId="17" w16cid:durableId="230771629">
    <w:abstractNumId w:val="27"/>
  </w:num>
  <w:num w:numId="18" w16cid:durableId="1311128625">
    <w:abstractNumId w:val="14"/>
  </w:num>
  <w:num w:numId="19" w16cid:durableId="189074610">
    <w:abstractNumId w:val="8"/>
  </w:num>
  <w:num w:numId="20" w16cid:durableId="990060111">
    <w:abstractNumId w:val="25"/>
  </w:num>
  <w:num w:numId="21" w16cid:durableId="850292456">
    <w:abstractNumId w:val="20"/>
  </w:num>
  <w:num w:numId="22" w16cid:durableId="1454985775">
    <w:abstractNumId w:val="16"/>
  </w:num>
  <w:num w:numId="23" w16cid:durableId="1891647944">
    <w:abstractNumId w:val="16"/>
  </w:num>
  <w:num w:numId="24" w16cid:durableId="15694272">
    <w:abstractNumId w:val="18"/>
  </w:num>
  <w:num w:numId="25" w16cid:durableId="1080642994">
    <w:abstractNumId w:val="21"/>
  </w:num>
  <w:num w:numId="26" w16cid:durableId="563838044">
    <w:abstractNumId w:val="10"/>
  </w:num>
  <w:num w:numId="27" w16cid:durableId="739525047">
    <w:abstractNumId w:val="5"/>
  </w:num>
  <w:num w:numId="28" w16cid:durableId="1328822950">
    <w:abstractNumId w:val="12"/>
  </w:num>
  <w:num w:numId="29" w16cid:durableId="86508177">
    <w:abstractNumId w:val="7"/>
  </w:num>
  <w:num w:numId="30" w16cid:durableId="458495962">
    <w:abstractNumId w:val="15"/>
  </w:num>
  <w:num w:numId="31" w16cid:durableId="110102766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zswdzb@163.com">
    <w15:presenceInfo w15:providerId="Windows Live" w15:userId="139f1f0eb166ce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A35"/>
    <w:rsid w:val="00006041"/>
    <w:rsid w:val="00006D12"/>
    <w:rsid w:val="0001684F"/>
    <w:rsid w:val="00021C30"/>
    <w:rsid w:val="00026A00"/>
    <w:rsid w:val="00030C29"/>
    <w:rsid w:val="00031781"/>
    <w:rsid w:val="00036467"/>
    <w:rsid w:val="00046E33"/>
    <w:rsid w:val="000509BE"/>
    <w:rsid w:val="00052632"/>
    <w:rsid w:val="00053124"/>
    <w:rsid w:val="000547E2"/>
    <w:rsid w:val="00063FF7"/>
    <w:rsid w:val="000644A7"/>
    <w:rsid w:val="00064FB9"/>
    <w:rsid w:val="000810ED"/>
    <w:rsid w:val="00083BEB"/>
    <w:rsid w:val="000853D2"/>
    <w:rsid w:val="00091615"/>
    <w:rsid w:val="000A3409"/>
    <w:rsid w:val="000A7306"/>
    <w:rsid w:val="000A799F"/>
    <w:rsid w:val="000B2D1C"/>
    <w:rsid w:val="000B4325"/>
    <w:rsid w:val="000D535F"/>
    <w:rsid w:val="000E06AD"/>
    <w:rsid w:val="000E29CF"/>
    <w:rsid w:val="000F050C"/>
    <w:rsid w:val="000F19D3"/>
    <w:rsid w:val="000F2312"/>
    <w:rsid w:val="000F24B4"/>
    <w:rsid w:val="000F383A"/>
    <w:rsid w:val="0010051A"/>
    <w:rsid w:val="0010406B"/>
    <w:rsid w:val="00110672"/>
    <w:rsid w:val="00110C18"/>
    <w:rsid w:val="001117ED"/>
    <w:rsid w:val="00116400"/>
    <w:rsid w:val="001278E0"/>
    <w:rsid w:val="001310C5"/>
    <w:rsid w:val="0013252A"/>
    <w:rsid w:val="00136659"/>
    <w:rsid w:val="00142725"/>
    <w:rsid w:val="00143ADF"/>
    <w:rsid w:val="001518F6"/>
    <w:rsid w:val="00174F2B"/>
    <w:rsid w:val="00181F2C"/>
    <w:rsid w:val="00185272"/>
    <w:rsid w:val="00186D3B"/>
    <w:rsid w:val="00196752"/>
    <w:rsid w:val="001B07B6"/>
    <w:rsid w:val="001B115D"/>
    <w:rsid w:val="001B5072"/>
    <w:rsid w:val="001D10CA"/>
    <w:rsid w:val="001D6692"/>
    <w:rsid w:val="001D6F34"/>
    <w:rsid w:val="001D7985"/>
    <w:rsid w:val="001E17B4"/>
    <w:rsid w:val="001E3005"/>
    <w:rsid w:val="001E3EC2"/>
    <w:rsid w:val="001E4D93"/>
    <w:rsid w:val="001E69E4"/>
    <w:rsid w:val="001F00C4"/>
    <w:rsid w:val="001F0175"/>
    <w:rsid w:val="001F3E15"/>
    <w:rsid w:val="001F5427"/>
    <w:rsid w:val="001F613E"/>
    <w:rsid w:val="002033B6"/>
    <w:rsid w:val="00206561"/>
    <w:rsid w:val="00210613"/>
    <w:rsid w:val="00210775"/>
    <w:rsid w:val="00211C58"/>
    <w:rsid w:val="002134F4"/>
    <w:rsid w:val="00214605"/>
    <w:rsid w:val="00215519"/>
    <w:rsid w:val="00224FDF"/>
    <w:rsid w:val="00225AF0"/>
    <w:rsid w:val="0023405B"/>
    <w:rsid w:val="0023613A"/>
    <w:rsid w:val="00237C79"/>
    <w:rsid w:val="002419E1"/>
    <w:rsid w:val="00241B47"/>
    <w:rsid w:val="00243CDA"/>
    <w:rsid w:val="002443C4"/>
    <w:rsid w:val="002451DE"/>
    <w:rsid w:val="0025051A"/>
    <w:rsid w:val="002619B0"/>
    <w:rsid w:val="00271F80"/>
    <w:rsid w:val="00275807"/>
    <w:rsid w:val="00282158"/>
    <w:rsid w:val="00285815"/>
    <w:rsid w:val="0029095B"/>
    <w:rsid w:val="00291A5E"/>
    <w:rsid w:val="00292075"/>
    <w:rsid w:val="002B0341"/>
    <w:rsid w:val="002B04BA"/>
    <w:rsid w:val="002B69DC"/>
    <w:rsid w:val="002B6F87"/>
    <w:rsid w:val="002C6848"/>
    <w:rsid w:val="002D1E42"/>
    <w:rsid w:val="002D3E66"/>
    <w:rsid w:val="002E6212"/>
    <w:rsid w:val="002E7F4A"/>
    <w:rsid w:val="002F287B"/>
    <w:rsid w:val="002F2CF1"/>
    <w:rsid w:val="002F2E5A"/>
    <w:rsid w:val="003045CA"/>
    <w:rsid w:val="00305CB0"/>
    <w:rsid w:val="003110D5"/>
    <w:rsid w:val="00323763"/>
    <w:rsid w:val="003253BB"/>
    <w:rsid w:val="00330068"/>
    <w:rsid w:val="003311B2"/>
    <w:rsid w:val="003421AD"/>
    <w:rsid w:val="003426F7"/>
    <w:rsid w:val="00352C14"/>
    <w:rsid w:val="0035514B"/>
    <w:rsid w:val="0035617A"/>
    <w:rsid w:val="00360A35"/>
    <w:rsid w:val="00370542"/>
    <w:rsid w:val="003709B2"/>
    <w:rsid w:val="00370DC6"/>
    <w:rsid w:val="00374192"/>
    <w:rsid w:val="003837B1"/>
    <w:rsid w:val="0038517A"/>
    <w:rsid w:val="0038695F"/>
    <w:rsid w:val="0039075B"/>
    <w:rsid w:val="0039179C"/>
    <w:rsid w:val="0039429C"/>
    <w:rsid w:val="00396E9D"/>
    <w:rsid w:val="00397DC8"/>
    <w:rsid w:val="003A14F3"/>
    <w:rsid w:val="003A3014"/>
    <w:rsid w:val="003B3708"/>
    <w:rsid w:val="003B52DB"/>
    <w:rsid w:val="003C1BEA"/>
    <w:rsid w:val="003C3D7F"/>
    <w:rsid w:val="003D7E02"/>
    <w:rsid w:val="003E0414"/>
    <w:rsid w:val="003E11C0"/>
    <w:rsid w:val="003F2012"/>
    <w:rsid w:val="003F699F"/>
    <w:rsid w:val="00402895"/>
    <w:rsid w:val="00404EE4"/>
    <w:rsid w:val="004055CF"/>
    <w:rsid w:val="00411736"/>
    <w:rsid w:val="0041330F"/>
    <w:rsid w:val="004172B7"/>
    <w:rsid w:val="0042400E"/>
    <w:rsid w:val="0043333C"/>
    <w:rsid w:val="004377BA"/>
    <w:rsid w:val="00444C4A"/>
    <w:rsid w:val="00450BD5"/>
    <w:rsid w:val="00453201"/>
    <w:rsid w:val="0046753C"/>
    <w:rsid w:val="00470CFA"/>
    <w:rsid w:val="00485640"/>
    <w:rsid w:val="004930C5"/>
    <w:rsid w:val="004A5612"/>
    <w:rsid w:val="004B0638"/>
    <w:rsid w:val="004B4C05"/>
    <w:rsid w:val="004C1E66"/>
    <w:rsid w:val="004C74F7"/>
    <w:rsid w:val="004D01DC"/>
    <w:rsid w:val="004D381E"/>
    <w:rsid w:val="004D41FF"/>
    <w:rsid w:val="004D4D8D"/>
    <w:rsid w:val="004E1E2B"/>
    <w:rsid w:val="004E2191"/>
    <w:rsid w:val="004E4679"/>
    <w:rsid w:val="004E5C3A"/>
    <w:rsid w:val="004E5EE8"/>
    <w:rsid w:val="004F40C7"/>
    <w:rsid w:val="004F69A0"/>
    <w:rsid w:val="00500E1B"/>
    <w:rsid w:val="00500FDD"/>
    <w:rsid w:val="005072DB"/>
    <w:rsid w:val="005076C1"/>
    <w:rsid w:val="00523024"/>
    <w:rsid w:val="00523D71"/>
    <w:rsid w:val="00525A45"/>
    <w:rsid w:val="0053540A"/>
    <w:rsid w:val="00540222"/>
    <w:rsid w:val="00541DB4"/>
    <w:rsid w:val="005435AB"/>
    <w:rsid w:val="005436DE"/>
    <w:rsid w:val="005441D3"/>
    <w:rsid w:val="00546AC0"/>
    <w:rsid w:val="005541AE"/>
    <w:rsid w:val="00560C04"/>
    <w:rsid w:val="00560EB4"/>
    <w:rsid w:val="00562583"/>
    <w:rsid w:val="0056745C"/>
    <w:rsid w:val="0057050E"/>
    <w:rsid w:val="00572AF2"/>
    <w:rsid w:val="00582FFA"/>
    <w:rsid w:val="00586D92"/>
    <w:rsid w:val="00587C70"/>
    <w:rsid w:val="00590663"/>
    <w:rsid w:val="005927C0"/>
    <w:rsid w:val="00595F5C"/>
    <w:rsid w:val="005B0D8B"/>
    <w:rsid w:val="005B2D33"/>
    <w:rsid w:val="005B44D3"/>
    <w:rsid w:val="005B5DD5"/>
    <w:rsid w:val="005C07CF"/>
    <w:rsid w:val="005C1D05"/>
    <w:rsid w:val="005C3561"/>
    <w:rsid w:val="005C4079"/>
    <w:rsid w:val="005C590A"/>
    <w:rsid w:val="005C6FA1"/>
    <w:rsid w:val="005D364A"/>
    <w:rsid w:val="005D5A26"/>
    <w:rsid w:val="005D5CDC"/>
    <w:rsid w:val="005D7155"/>
    <w:rsid w:val="005E1749"/>
    <w:rsid w:val="005E30FF"/>
    <w:rsid w:val="005E392E"/>
    <w:rsid w:val="005E3DFF"/>
    <w:rsid w:val="005E48D3"/>
    <w:rsid w:val="005E7D2B"/>
    <w:rsid w:val="005F1713"/>
    <w:rsid w:val="005F4062"/>
    <w:rsid w:val="00603EAA"/>
    <w:rsid w:val="006122E6"/>
    <w:rsid w:val="0061359E"/>
    <w:rsid w:val="006144BB"/>
    <w:rsid w:val="00615AE7"/>
    <w:rsid w:val="0062059B"/>
    <w:rsid w:val="0062238F"/>
    <w:rsid w:val="006250AC"/>
    <w:rsid w:val="0062562D"/>
    <w:rsid w:val="0063091C"/>
    <w:rsid w:val="0063142F"/>
    <w:rsid w:val="006328FF"/>
    <w:rsid w:val="00633D64"/>
    <w:rsid w:val="006347C6"/>
    <w:rsid w:val="006446BA"/>
    <w:rsid w:val="00647FD7"/>
    <w:rsid w:val="0066024C"/>
    <w:rsid w:val="006641CB"/>
    <w:rsid w:val="00665428"/>
    <w:rsid w:val="00673974"/>
    <w:rsid w:val="00675CBC"/>
    <w:rsid w:val="0068019D"/>
    <w:rsid w:val="00691C83"/>
    <w:rsid w:val="0069539C"/>
    <w:rsid w:val="00696BED"/>
    <w:rsid w:val="00697DF9"/>
    <w:rsid w:val="006A0546"/>
    <w:rsid w:val="006A671A"/>
    <w:rsid w:val="006B105A"/>
    <w:rsid w:val="006B32BD"/>
    <w:rsid w:val="006C3A1E"/>
    <w:rsid w:val="006E3578"/>
    <w:rsid w:val="006F1A2F"/>
    <w:rsid w:val="006F3F50"/>
    <w:rsid w:val="006F74BC"/>
    <w:rsid w:val="00702089"/>
    <w:rsid w:val="0070394E"/>
    <w:rsid w:val="00723151"/>
    <w:rsid w:val="00732C16"/>
    <w:rsid w:val="007352D9"/>
    <w:rsid w:val="0073648C"/>
    <w:rsid w:val="00736D5E"/>
    <w:rsid w:val="007432AF"/>
    <w:rsid w:val="00745937"/>
    <w:rsid w:val="00746A5E"/>
    <w:rsid w:val="0075209E"/>
    <w:rsid w:val="00753195"/>
    <w:rsid w:val="0075358C"/>
    <w:rsid w:val="00753D73"/>
    <w:rsid w:val="007829E7"/>
    <w:rsid w:val="00784482"/>
    <w:rsid w:val="007857D4"/>
    <w:rsid w:val="00791626"/>
    <w:rsid w:val="007940C0"/>
    <w:rsid w:val="007A6644"/>
    <w:rsid w:val="007B26F7"/>
    <w:rsid w:val="007B461D"/>
    <w:rsid w:val="007C2E69"/>
    <w:rsid w:val="007C3ADB"/>
    <w:rsid w:val="007C5B33"/>
    <w:rsid w:val="007C7849"/>
    <w:rsid w:val="007D58D6"/>
    <w:rsid w:val="007D5D11"/>
    <w:rsid w:val="007E7C17"/>
    <w:rsid w:val="007F1C7B"/>
    <w:rsid w:val="00803750"/>
    <w:rsid w:val="0080624D"/>
    <w:rsid w:val="008130AD"/>
    <w:rsid w:val="00814F7F"/>
    <w:rsid w:val="008158BB"/>
    <w:rsid w:val="00816430"/>
    <w:rsid w:val="008267F1"/>
    <w:rsid w:val="0082680E"/>
    <w:rsid w:val="00831EB5"/>
    <w:rsid w:val="0083209E"/>
    <w:rsid w:val="0083258D"/>
    <w:rsid w:val="008342E9"/>
    <w:rsid w:val="0083683E"/>
    <w:rsid w:val="00836AB7"/>
    <w:rsid w:val="0085463E"/>
    <w:rsid w:val="00855BF9"/>
    <w:rsid w:val="00857C68"/>
    <w:rsid w:val="0086170F"/>
    <w:rsid w:val="00862CEF"/>
    <w:rsid w:val="008634BB"/>
    <w:rsid w:val="00863C10"/>
    <w:rsid w:val="008645B5"/>
    <w:rsid w:val="00865A34"/>
    <w:rsid w:val="00880953"/>
    <w:rsid w:val="0088268A"/>
    <w:rsid w:val="008842E6"/>
    <w:rsid w:val="008958CD"/>
    <w:rsid w:val="008A0EC1"/>
    <w:rsid w:val="008A586B"/>
    <w:rsid w:val="008A6718"/>
    <w:rsid w:val="008B1A26"/>
    <w:rsid w:val="008B7198"/>
    <w:rsid w:val="008C1667"/>
    <w:rsid w:val="008D3BAB"/>
    <w:rsid w:val="00900F30"/>
    <w:rsid w:val="00912CEA"/>
    <w:rsid w:val="00920E32"/>
    <w:rsid w:val="00923298"/>
    <w:rsid w:val="00926C71"/>
    <w:rsid w:val="00937E14"/>
    <w:rsid w:val="00942651"/>
    <w:rsid w:val="00952B92"/>
    <w:rsid w:val="0095490B"/>
    <w:rsid w:val="0096232A"/>
    <w:rsid w:val="00966B2D"/>
    <w:rsid w:val="0097650E"/>
    <w:rsid w:val="00977B89"/>
    <w:rsid w:val="00985F6E"/>
    <w:rsid w:val="00993064"/>
    <w:rsid w:val="00994BA0"/>
    <w:rsid w:val="009A0D13"/>
    <w:rsid w:val="009A6C1A"/>
    <w:rsid w:val="009A7432"/>
    <w:rsid w:val="009B18E5"/>
    <w:rsid w:val="009C013A"/>
    <w:rsid w:val="009C079A"/>
    <w:rsid w:val="009D15C7"/>
    <w:rsid w:val="009D5157"/>
    <w:rsid w:val="009E5C1D"/>
    <w:rsid w:val="009E7E5A"/>
    <w:rsid w:val="009F1E4E"/>
    <w:rsid w:val="009F65CA"/>
    <w:rsid w:val="00A0128E"/>
    <w:rsid w:val="00A03193"/>
    <w:rsid w:val="00A04B86"/>
    <w:rsid w:val="00A0599B"/>
    <w:rsid w:val="00A06551"/>
    <w:rsid w:val="00A1278D"/>
    <w:rsid w:val="00A14E12"/>
    <w:rsid w:val="00A20598"/>
    <w:rsid w:val="00A21107"/>
    <w:rsid w:val="00A213DC"/>
    <w:rsid w:val="00A236F2"/>
    <w:rsid w:val="00A26F88"/>
    <w:rsid w:val="00A27959"/>
    <w:rsid w:val="00A32988"/>
    <w:rsid w:val="00A42FBF"/>
    <w:rsid w:val="00A43DF5"/>
    <w:rsid w:val="00A51E7B"/>
    <w:rsid w:val="00A565D2"/>
    <w:rsid w:val="00A61BE4"/>
    <w:rsid w:val="00A627CD"/>
    <w:rsid w:val="00A64067"/>
    <w:rsid w:val="00A651ED"/>
    <w:rsid w:val="00A72457"/>
    <w:rsid w:val="00A86C2D"/>
    <w:rsid w:val="00A95609"/>
    <w:rsid w:val="00A97A0C"/>
    <w:rsid w:val="00AA4978"/>
    <w:rsid w:val="00AC1146"/>
    <w:rsid w:val="00AC2C4F"/>
    <w:rsid w:val="00AC3713"/>
    <w:rsid w:val="00AC4BD8"/>
    <w:rsid w:val="00AF4E13"/>
    <w:rsid w:val="00B026C5"/>
    <w:rsid w:val="00B04993"/>
    <w:rsid w:val="00B07373"/>
    <w:rsid w:val="00B21231"/>
    <w:rsid w:val="00B25292"/>
    <w:rsid w:val="00B310A0"/>
    <w:rsid w:val="00B35EDF"/>
    <w:rsid w:val="00B41F64"/>
    <w:rsid w:val="00B432C2"/>
    <w:rsid w:val="00B46B51"/>
    <w:rsid w:val="00B46D93"/>
    <w:rsid w:val="00B46FB7"/>
    <w:rsid w:val="00B47BBB"/>
    <w:rsid w:val="00B51C71"/>
    <w:rsid w:val="00B51F58"/>
    <w:rsid w:val="00B52686"/>
    <w:rsid w:val="00B551A1"/>
    <w:rsid w:val="00B56A22"/>
    <w:rsid w:val="00B638F8"/>
    <w:rsid w:val="00B65EBC"/>
    <w:rsid w:val="00B87B15"/>
    <w:rsid w:val="00B9162C"/>
    <w:rsid w:val="00B94DAC"/>
    <w:rsid w:val="00BA1753"/>
    <w:rsid w:val="00BB1DBD"/>
    <w:rsid w:val="00BB5D91"/>
    <w:rsid w:val="00BC02BA"/>
    <w:rsid w:val="00BC1D38"/>
    <w:rsid w:val="00BC3D2A"/>
    <w:rsid w:val="00BC59CF"/>
    <w:rsid w:val="00BD1323"/>
    <w:rsid w:val="00BE2710"/>
    <w:rsid w:val="00BE271D"/>
    <w:rsid w:val="00BE7F0C"/>
    <w:rsid w:val="00C03D6B"/>
    <w:rsid w:val="00C114DD"/>
    <w:rsid w:val="00C21B86"/>
    <w:rsid w:val="00C323F4"/>
    <w:rsid w:val="00C43A02"/>
    <w:rsid w:val="00C47454"/>
    <w:rsid w:val="00C52885"/>
    <w:rsid w:val="00C52968"/>
    <w:rsid w:val="00C52BBE"/>
    <w:rsid w:val="00C54C9C"/>
    <w:rsid w:val="00C60D4A"/>
    <w:rsid w:val="00C72D7F"/>
    <w:rsid w:val="00C77FEA"/>
    <w:rsid w:val="00C818E9"/>
    <w:rsid w:val="00C87F65"/>
    <w:rsid w:val="00C9042E"/>
    <w:rsid w:val="00CA17ED"/>
    <w:rsid w:val="00CB4204"/>
    <w:rsid w:val="00CC1D5C"/>
    <w:rsid w:val="00CC40F1"/>
    <w:rsid w:val="00CC57FC"/>
    <w:rsid w:val="00CD55E7"/>
    <w:rsid w:val="00CD5880"/>
    <w:rsid w:val="00CF21F8"/>
    <w:rsid w:val="00CF2633"/>
    <w:rsid w:val="00CF3507"/>
    <w:rsid w:val="00D0097E"/>
    <w:rsid w:val="00D00EA8"/>
    <w:rsid w:val="00D115CC"/>
    <w:rsid w:val="00D15D41"/>
    <w:rsid w:val="00D276EF"/>
    <w:rsid w:val="00D3315B"/>
    <w:rsid w:val="00D4098B"/>
    <w:rsid w:val="00D41D5E"/>
    <w:rsid w:val="00D447AF"/>
    <w:rsid w:val="00D52E77"/>
    <w:rsid w:val="00D54489"/>
    <w:rsid w:val="00D62217"/>
    <w:rsid w:val="00D62657"/>
    <w:rsid w:val="00D632DD"/>
    <w:rsid w:val="00D7471E"/>
    <w:rsid w:val="00D935F4"/>
    <w:rsid w:val="00D9483D"/>
    <w:rsid w:val="00D97AB8"/>
    <w:rsid w:val="00DA01A2"/>
    <w:rsid w:val="00DA2F71"/>
    <w:rsid w:val="00DB7CB9"/>
    <w:rsid w:val="00DC32A2"/>
    <w:rsid w:val="00DD1A78"/>
    <w:rsid w:val="00DD43F1"/>
    <w:rsid w:val="00DF7D4E"/>
    <w:rsid w:val="00DF7D80"/>
    <w:rsid w:val="00E008AF"/>
    <w:rsid w:val="00E15C5C"/>
    <w:rsid w:val="00E1680B"/>
    <w:rsid w:val="00E2043F"/>
    <w:rsid w:val="00E23E9F"/>
    <w:rsid w:val="00E31798"/>
    <w:rsid w:val="00E31E15"/>
    <w:rsid w:val="00E416C8"/>
    <w:rsid w:val="00E506CD"/>
    <w:rsid w:val="00E575C5"/>
    <w:rsid w:val="00E61E33"/>
    <w:rsid w:val="00E64AA1"/>
    <w:rsid w:val="00E666CC"/>
    <w:rsid w:val="00E70095"/>
    <w:rsid w:val="00E71F69"/>
    <w:rsid w:val="00E72326"/>
    <w:rsid w:val="00E7581E"/>
    <w:rsid w:val="00E778ED"/>
    <w:rsid w:val="00E869F8"/>
    <w:rsid w:val="00E91411"/>
    <w:rsid w:val="00E9374D"/>
    <w:rsid w:val="00E956C7"/>
    <w:rsid w:val="00E95DF9"/>
    <w:rsid w:val="00EA7483"/>
    <w:rsid w:val="00EB5A12"/>
    <w:rsid w:val="00ED020C"/>
    <w:rsid w:val="00ED0654"/>
    <w:rsid w:val="00ED7B57"/>
    <w:rsid w:val="00EE0B17"/>
    <w:rsid w:val="00EE1D61"/>
    <w:rsid w:val="00EE1DDF"/>
    <w:rsid w:val="00EF0006"/>
    <w:rsid w:val="00EF1DA2"/>
    <w:rsid w:val="00F04F42"/>
    <w:rsid w:val="00F06611"/>
    <w:rsid w:val="00F237CE"/>
    <w:rsid w:val="00F25429"/>
    <w:rsid w:val="00F30038"/>
    <w:rsid w:val="00F337D9"/>
    <w:rsid w:val="00F348B6"/>
    <w:rsid w:val="00F34D25"/>
    <w:rsid w:val="00F54C68"/>
    <w:rsid w:val="00F54F30"/>
    <w:rsid w:val="00F7264D"/>
    <w:rsid w:val="00F72EC3"/>
    <w:rsid w:val="00F94345"/>
    <w:rsid w:val="00FA0975"/>
    <w:rsid w:val="00FB0904"/>
    <w:rsid w:val="00FB2DBA"/>
    <w:rsid w:val="00FB3A1D"/>
    <w:rsid w:val="00FB3E00"/>
    <w:rsid w:val="00FB544C"/>
    <w:rsid w:val="00FC32A4"/>
    <w:rsid w:val="00FC6DC2"/>
    <w:rsid w:val="00FD35EC"/>
    <w:rsid w:val="00FD6057"/>
    <w:rsid w:val="00FE1370"/>
    <w:rsid w:val="00FE1693"/>
    <w:rsid w:val="00FE242B"/>
    <w:rsid w:val="00FE4F86"/>
    <w:rsid w:val="00FE54E5"/>
    <w:rsid w:val="00FE6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9A01A"/>
  <w15:chartTrackingRefBased/>
  <w15:docId w15:val="{2A8248DB-C6AA-4B8C-9DBB-254653ABD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0A35"/>
    <w:pPr>
      <w:ind w:firstLineChars="200" w:firstLine="420"/>
    </w:pPr>
  </w:style>
  <w:style w:type="table" w:styleId="a4">
    <w:name w:val="Table Grid"/>
    <w:basedOn w:val="a1"/>
    <w:uiPriority w:val="39"/>
    <w:rsid w:val="00241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241B47"/>
    <w:rPr>
      <w:color w:val="0000FF"/>
      <w:u w:val="single"/>
    </w:rPr>
  </w:style>
  <w:style w:type="character" w:customStyle="1" w:styleId="apple-converted-space">
    <w:name w:val="apple-converted-space"/>
    <w:basedOn w:val="a0"/>
    <w:rsid w:val="00241B47"/>
  </w:style>
  <w:style w:type="paragraph" w:customStyle="1" w:styleId="Default">
    <w:name w:val="Default"/>
    <w:rsid w:val="00241B47"/>
    <w:pPr>
      <w:autoSpaceDE w:val="0"/>
      <w:autoSpaceDN w:val="0"/>
      <w:adjustRightInd w:val="0"/>
    </w:pPr>
    <w:rPr>
      <w:rFonts w:ascii="Times New Roman" w:hAnsi="Times New Roman" w:cs="Times New Roman"/>
      <w:color w:val="000000"/>
      <w:kern w:val="0"/>
      <w:sz w:val="24"/>
      <w:szCs w:val="24"/>
    </w:rPr>
  </w:style>
  <w:style w:type="paragraph" w:styleId="a6">
    <w:name w:val="header"/>
    <w:basedOn w:val="a"/>
    <w:link w:val="a7"/>
    <w:uiPriority w:val="99"/>
    <w:unhideWhenUsed/>
    <w:rsid w:val="00241B47"/>
    <w:pPr>
      <w:pBdr>
        <w:bottom w:val="single" w:sz="6" w:space="1" w:color="auto"/>
      </w:pBdr>
      <w:tabs>
        <w:tab w:val="center" w:pos="4153"/>
        <w:tab w:val="right" w:pos="8306"/>
      </w:tabs>
      <w:snapToGrid w:val="0"/>
      <w:spacing w:after="160"/>
      <w:jc w:val="center"/>
    </w:pPr>
    <w:rPr>
      <w:kern w:val="0"/>
      <w:sz w:val="18"/>
      <w:szCs w:val="18"/>
    </w:rPr>
  </w:style>
  <w:style w:type="character" w:customStyle="1" w:styleId="a7">
    <w:name w:val="页眉 字符"/>
    <w:basedOn w:val="a0"/>
    <w:link w:val="a6"/>
    <w:uiPriority w:val="99"/>
    <w:rsid w:val="00241B47"/>
    <w:rPr>
      <w:kern w:val="0"/>
      <w:sz w:val="18"/>
      <w:szCs w:val="18"/>
    </w:rPr>
  </w:style>
  <w:style w:type="paragraph" w:styleId="a8">
    <w:name w:val="footer"/>
    <w:basedOn w:val="a"/>
    <w:link w:val="a9"/>
    <w:uiPriority w:val="99"/>
    <w:unhideWhenUsed/>
    <w:rsid w:val="00241B47"/>
    <w:pPr>
      <w:tabs>
        <w:tab w:val="center" w:pos="4153"/>
        <w:tab w:val="right" w:pos="8306"/>
      </w:tabs>
      <w:snapToGrid w:val="0"/>
      <w:spacing w:after="160"/>
      <w:jc w:val="left"/>
    </w:pPr>
    <w:rPr>
      <w:kern w:val="0"/>
      <w:sz w:val="18"/>
      <w:szCs w:val="18"/>
    </w:rPr>
  </w:style>
  <w:style w:type="character" w:customStyle="1" w:styleId="a9">
    <w:name w:val="页脚 字符"/>
    <w:basedOn w:val="a0"/>
    <w:link w:val="a8"/>
    <w:uiPriority w:val="99"/>
    <w:rsid w:val="00241B47"/>
    <w:rPr>
      <w:kern w:val="0"/>
      <w:sz w:val="18"/>
      <w:szCs w:val="18"/>
    </w:rPr>
  </w:style>
  <w:style w:type="character" w:styleId="aa">
    <w:name w:val="Unresolved Mention"/>
    <w:basedOn w:val="a0"/>
    <w:uiPriority w:val="99"/>
    <w:semiHidden/>
    <w:unhideWhenUsed/>
    <w:rsid w:val="00241B47"/>
    <w:rPr>
      <w:color w:val="605E5C"/>
      <w:shd w:val="clear" w:color="auto" w:fill="E1DFDD"/>
    </w:rPr>
  </w:style>
  <w:style w:type="paragraph" w:styleId="ab">
    <w:name w:val="caption"/>
    <w:basedOn w:val="a"/>
    <w:next w:val="a"/>
    <w:link w:val="ac"/>
    <w:uiPriority w:val="35"/>
    <w:unhideWhenUsed/>
    <w:qFormat/>
    <w:rsid w:val="00275807"/>
    <w:rPr>
      <w:rFonts w:asciiTheme="majorHAnsi" w:eastAsia="黑体" w:hAnsiTheme="majorHAnsi" w:cstheme="majorBidi"/>
      <w:sz w:val="20"/>
      <w:szCs w:val="20"/>
    </w:rPr>
  </w:style>
  <w:style w:type="paragraph" w:customStyle="1" w:styleId="1">
    <w:name w:val="样式1"/>
    <w:basedOn w:val="ab"/>
    <w:link w:val="10"/>
    <w:qFormat/>
    <w:rsid w:val="0056745C"/>
    <w:pPr>
      <w:numPr>
        <w:numId w:val="22"/>
      </w:numPr>
      <w:spacing w:before="120" w:after="120"/>
    </w:pPr>
    <w:rPr>
      <w:sz w:val="22"/>
      <w:szCs w:val="22"/>
    </w:rPr>
  </w:style>
  <w:style w:type="character" w:customStyle="1" w:styleId="ac">
    <w:name w:val="题注 字符"/>
    <w:basedOn w:val="a0"/>
    <w:link w:val="ab"/>
    <w:uiPriority w:val="35"/>
    <w:rsid w:val="0013252A"/>
    <w:rPr>
      <w:rFonts w:asciiTheme="majorHAnsi" w:eastAsia="黑体" w:hAnsiTheme="majorHAnsi" w:cstheme="majorBidi"/>
      <w:sz w:val="20"/>
      <w:szCs w:val="20"/>
    </w:rPr>
  </w:style>
  <w:style w:type="character" w:customStyle="1" w:styleId="10">
    <w:name w:val="样式1 字符"/>
    <w:basedOn w:val="ac"/>
    <w:link w:val="1"/>
    <w:rsid w:val="0056745C"/>
    <w:rPr>
      <w:rFonts w:asciiTheme="majorHAnsi" w:eastAsia="黑体" w:hAnsiTheme="majorHAnsi" w:cstheme="majorBid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92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g.qianzhan.com/trends/detail/506/210831-293aa02b.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ccg.org.cn/archives/624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24</Pages>
  <Words>5500</Words>
  <Characters>31351</Characters>
  <Application>Microsoft Office Word</Application>
  <DocSecurity>0</DocSecurity>
  <Lines>261</Lines>
  <Paragraphs>73</Paragraphs>
  <ScaleCrop>false</ScaleCrop>
  <Company/>
  <LinksUpToDate>false</LinksUpToDate>
  <CharactersWithSpaces>36778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pzswdzb@163.com</dc:creator>
  <cp:keywords/>
  <dc:description/>
  <cp:lastModifiedBy>Shi Tianlei</cp:lastModifiedBy>
  <cp:revision>955</cp:revision>
  <cp:lastPrinted>2022-04-09T14:04:00Z</cp:lastPrinted>
  <dcterms:created xsi:type="dcterms:W3CDTF">2022-04-04T08:24:00Z</dcterms:created>
  <dcterms:modified xsi:type="dcterms:W3CDTF">2022-04-10T09:21:00Z</dcterms:modified>
</cp:coreProperties>
</file>